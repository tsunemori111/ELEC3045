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8EDB6" w14:textId="77777777" w:rsidR="00307C80" w:rsidRDefault="00B44F08">
      <w:ins w:id="0" w:author="GaoS" w:date="2022-08-29T12:38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5C029962" wp14:editId="6AC32B2D">
              <wp:simplePos x="0" y="0"/>
              <wp:positionH relativeFrom="margin">
                <wp:posOffset>380365</wp:posOffset>
              </wp:positionH>
              <wp:positionV relativeFrom="paragraph">
                <wp:posOffset>-113665</wp:posOffset>
              </wp:positionV>
              <wp:extent cx="5278120" cy="1042670"/>
              <wp:effectExtent l="0" t="0" r="0" b="5080"/>
              <wp:wrapNone/>
              <wp:docPr id="456" name="图片 45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56" name="图片 456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8120" cy="1042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</w:ins>
    </w:p>
    <w:p w14:paraId="34442D6B" w14:textId="77777777" w:rsidR="00307C80" w:rsidRDefault="00307C80"/>
    <w:p w14:paraId="368F3498" w14:textId="77777777" w:rsidR="00307C80" w:rsidRDefault="00307C80"/>
    <w:p w14:paraId="2EE17314" w14:textId="77777777" w:rsidR="00307C80" w:rsidRDefault="00307C80"/>
    <w:p w14:paraId="1A088129" w14:textId="77777777" w:rsidR="00307C80" w:rsidRDefault="00307C80"/>
    <w:p w14:paraId="534FD2E4" w14:textId="77777777" w:rsidR="00307C80" w:rsidRDefault="00307C80">
      <w:pPr>
        <w:jc w:val="center"/>
        <w:rPr>
          <w:b/>
          <w:sz w:val="52"/>
          <w:szCs w:val="52"/>
        </w:rPr>
      </w:pPr>
    </w:p>
    <w:p w14:paraId="385A5C3B" w14:textId="77777777" w:rsidR="00307C80" w:rsidRDefault="00B44F08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实验报告</w:t>
      </w:r>
    </w:p>
    <w:p w14:paraId="7D911062" w14:textId="77777777" w:rsidR="00307C80" w:rsidRDefault="00307C80">
      <w:pPr>
        <w:jc w:val="center"/>
      </w:pPr>
    </w:p>
    <w:p w14:paraId="412E6E59" w14:textId="77777777" w:rsidR="00307C80" w:rsidRDefault="00B44F08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实验</w:t>
      </w:r>
      <w:r>
        <w:rPr>
          <w:rFonts w:hint="eastAsia"/>
          <w:b/>
          <w:sz w:val="52"/>
          <w:szCs w:val="52"/>
        </w:rPr>
        <w:t>2</w:t>
      </w:r>
      <w:r>
        <w:rPr>
          <w:rFonts w:hint="eastAsia"/>
          <w:b/>
          <w:sz w:val="52"/>
          <w:szCs w:val="52"/>
        </w:rPr>
        <w:t>：光电探测器特性实验</w:t>
      </w:r>
    </w:p>
    <w:p w14:paraId="2D4C11CB" w14:textId="77777777" w:rsidR="00307C80" w:rsidRDefault="00307C80">
      <w:pPr>
        <w:jc w:val="center"/>
        <w:rPr>
          <w:rFonts w:ascii="华文楷体" w:eastAsia="华文楷体" w:hAnsi="华文楷体"/>
          <w:b/>
          <w:sz w:val="36"/>
          <w:szCs w:val="36"/>
        </w:rPr>
      </w:pPr>
    </w:p>
    <w:p w14:paraId="5A535AD5" w14:textId="77777777" w:rsidR="00307C80" w:rsidRDefault="00B44F08">
      <w:pPr>
        <w:ind w:leftChars="400" w:left="96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班级：</w:t>
      </w:r>
      <w:r>
        <w:rPr>
          <w:rFonts w:ascii="华文楷体" w:eastAsia="华文楷体" w:hAnsi="华文楷体" w:hint="eastAsia"/>
          <w:b/>
          <w:sz w:val="44"/>
          <w:szCs w:val="44"/>
        </w:rPr>
        <w:t>光电</w:t>
      </w:r>
      <w:r>
        <w:rPr>
          <w:rFonts w:ascii="华文楷体" w:eastAsia="华文楷体" w:hAnsi="华文楷体" w:hint="eastAsia"/>
          <w:b/>
          <w:sz w:val="44"/>
          <w:szCs w:val="44"/>
        </w:rPr>
        <w:t>1</w:t>
      </w:r>
      <w:r>
        <w:rPr>
          <w:rFonts w:ascii="华文楷体" w:eastAsia="华文楷体" w:hAnsi="华文楷体" w:hint="eastAsia"/>
          <w:b/>
          <w:sz w:val="44"/>
          <w:szCs w:val="44"/>
        </w:rPr>
        <w:t>班</w:t>
      </w:r>
    </w:p>
    <w:p w14:paraId="4AD07F29" w14:textId="2BA03434" w:rsidR="00307C80" w:rsidRDefault="00B44F08">
      <w:pPr>
        <w:ind w:leftChars="400" w:left="96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姓名：</w:t>
      </w:r>
      <w:r>
        <w:rPr>
          <w:rFonts w:ascii="华文楷体" w:eastAsia="华文楷体" w:hAnsi="华文楷体" w:hint="eastAsia"/>
          <w:b/>
          <w:sz w:val="44"/>
          <w:szCs w:val="44"/>
        </w:rPr>
        <w:t xml:space="preserve"> </w:t>
      </w:r>
      <w:r w:rsidR="00C61E93">
        <w:rPr>
          <w:rFonts w:ascii="华文楷体" w:eastAsia="华文楷体" w:hAnsi="华文楷体" w:hint="eastAsia"/>
          <w:b/>
          <w:sz w:val="44"/>
          <w:szCs w:val="44"/>
        </w:rPr>
        <w:t>罗模煊</w:t>
      </w:r>
    </w:p>
    <w:p w14:paraId="3BAB234F" w14:textId="435661EA" w:rsidR="00307C80" w:rsidRDefault="00B44F08">
      <w:pPr>
        <w:ind w:leftChars="400" w:left="96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学号：</w:t>
      </w:r>
      <w:r w:rsidR="00C61E93">
        <w:rPr>
          <w:rFonts w:ascii="华文楷体" w:eastAsia="华文楷体" w:hAnsi="华文楷体"/>
          <w:b/>
          <w:sz w:val="44"/>
          <w:szCs w:val="44"/>
        </w:rPr>
        <w:t>2023311101</w:t>
      </w:r>
    </w:p>
    <w:p w14:paraId="2F765841" w14:textId="698028DC" w:rsidR="00307C80" w:rsidRDefault="00B44F08">
      <w:pPr>
        <w:ind w:firstLineChars="200" w:firstLine="881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同组成员：</w:t>
      </w:r>
      <w:r w:rsidR="00C61E93">
        <w:rPr>
          <w:rFonts w:ascii="华文楷体" w:eastAsia="华文楷体" w:hAnsi="华文楷体" w:hint="eastAsia"/>
          <w:b/>
          <w:sz w:val="44"/>
          <w:szCs w:val="44"/>
        </w:rPr>
        <w:t>田雨藤</w:t>
      </w:r>
    </w:p>
    <w:p w14:paraId="6A24852F" w14:textId="77777777" w:rsidR="00307C80" w:rsidRDefault="00B44F08">
      <w:pPr>
        <w:ind w:leftChars="400" w:left="96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上课地点：</w:t>
      </w:r>
      <w:r>
        <w:rPr>
          <w:rFonts w:ascii="华文楷体" w:eastAsia="华文楷体" w:hAnsi="华文楷体" w:hint="eastAsia"/>
          <w:b/>
          <w:sz w:val="44"/>
          <w:szCs w:val="44"/>
        </w:rPr>
        <w:t>K522</w:t>
      </w:r>
    </w:p>
    <w:p w14:paraId="16165888" w14:textId="77777777" w:rsidR="00307C80" w:rsidRDefault="00B44F08">
      <w:pPr>
        <w:ind w:leftChars="400" w:left="96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指导教师：</w:t>
      </w:r>
      <w:r>
        <w:rPr>
          <w:rFonts w:ascii="华文楷体" w:eastAsia="华文楷体" w:hAnsi="华文楷体" w:hint="eastAsia"/>
          <w:b/>
          <w:sz w:val="44"/>
          <w:szCs w:val="44"/>
        </w:rPr>
        <w:t>高爽</w:t>
      </w:r>
    </w:p>
    <w:p w14:paraId="724F27EE" w14:textId="77777777" w:rsidR="00307C80" w:rsidRDefault="00B44F08">
      <w:pPr>
        <w:ind w:leftChars="400" w:left="960"/>
        <w:rPr>
          <w:rFonts w:eastAsia="华文楷体"/>
          <w:b/>
          <w:sz w:val="28"/>
          <w:szCs w:val="28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日期：</w:t>
      </w:r>
      <w:r>
        <w:rPr>
          <w:rFonts w:ascii="华文楷体" w:eastAsia="华文楷体" w:hAnsi="华文楷体" w:hint="eastAsia"/>
          <w:b/>
          <w:sz w:val="44"/>
          <w:szCs w:val="44"/>
        </w:rPr>
        <w:t>2026.6.3</w:t>
      </w:r>
    </w:p>
    <w:p w14:paraId="61BBBD16" w14:textId="77777777" w:rsidR="00307C80" w:rsidRDefault="00B44F08">
      <w:pPr>
        <w:widowControl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A51D6EC" w14:textId="77777777" w:rsidR="00307C80" w:rsidRDefault="00B44F08">
      <w:pPr>
        <w:pStyle w:val="1"/>
      </w:pPr>
      <w:bookmarkStart w:id="1" w:name="_Toc13218"/>
      <w:bookmarkStart w:id="2" w:name="_Toc24591"/>
      <w:bookmarkStart w:id="3" w:name="_Toc11205"/>
      <w:bookmarkStart w:id="4" w:name="_Toc180777631"/>
      <w:bookmarkStart w:id="5" w:name="_Toc19204"/>
      <w:bookmarkStart w:id="6" w:name="_Toc29363"/>
      <w:bookmarkStart w:id="7" w:name="_Toc196964015"/>
      <w:bookmarkStart w:id="8" w:name="_Toc250040221"/>
      <w:bookmarkStart w:id="9" w:name="_Toc31624"/>
      <w:bookmarkStart w:id="10" w:name="_Toc15034"/>
      <w:r>
        <w:rPr>
          <w:rFonts w:hint="eastAsia"/>
        </w:rPr>
        <w:lastRenderedPageBreak/>
        <w:t>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   </w:t>
      </w:r>
      <w:r>
        <w:rPr>
          <w:rFonts w:hint="eastAsia"/>
        </w:rPr>
        <w:t>光电二极管特性测试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30AF0516" w14:textId="77777777" w:rsidR="00307C80" w:rsidRDefault="00B44F08">
      <w:pPr>
        <w:rPr>
          <w:b/>
        </w:rPr>
      </w:pPr>
      <w:bookmarkStart w:id="11" w:name="_Toc16978"/>
      <w:bookmarkStart w:id="12" w:name="_Toc21541"/>
      <w:bookmarkStart w:id="13" w:name="_Toc10862"/>
      <w:bookmarkStart w:id="14" w:name="_Toc250040228"/>
      <w:r>
        <w:rPr>
          <w:rFonts w:hint="eastAsia"/>
          <w:b/>
        </w:rPr>
        <w:t>1</w:t>
      </w:r>
      <w:r>
        <w:rPr>
          <w:rFonts w:hint="eastAsia"/>
          <w:b/>
        </w:rPr>
        <w:t>、光电二极管暗电流</w:t>
      </w:r>
      <w:r>
        <w:rPr>
          <w:rFonts w:hint="eastAsia"/>
          <w:b/>
          <w:bCs/>
        </w:rPr>
        <w:t>测试</w:t>
      </w:r>
      <w:bookmarkEnd w:id="11"/>
      <w:bookmarkEnd w:id="12"/>
      <w:bookmarkEnd w:id="13"/>
      <w:bookmarkEnd w:id="14"/>
    </w:p>
    <w:p w14:paraId="4562DF74" w14:textId="77777777" w:rsidR="00307C80" w:rsidRDefault="00B44F08">
      <w:pPr>
        <w:widowControl/>
        <w:spacing w:line="360" w:lineRule="auto"/>
        <w:ind w:firstLine="440"/>
        <w:rPr>
          <w:color w:val="ED0000"/>
          <w:u w:val="single"/>
        </w:rPr>
      </w:pPr>
      <w:r>
        <w:rPr>
          <w:color w:val="ED0000"/>
        </w:rPr>
        <w:t>V</w:t>
      </w:r>
      <w:r>
        <w:rPr>
          <w:color w:val="ED0000"/>
          <w:vertAlign w:val="subscript"/>
        </w:rPr>
        <w:t>暗</w:t>
      </w:r>
      <w:r>
        <w:rPr>
          <w:rFonts w:hint="eastAsia"/>
          <w:color w:val="ED0000"/>
        </w:rPr>
        <w:t>=</w:t>
      </w:r>
      <w:r>
        <w:rPr>
          <w:rFonts w:hint="eastAsia"/>
          <w:color w:val="ED0000"/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0.2V</w:t>
      </w:r>
      <w:r>
        <w:rPr>
          <w:rFonts w:hint="eastAsia"/>
          <w:color w:val="ED0000"/>
          <w:u w:val="single"/>
        </w:rPr>
        <w:t xml:space="preserve">   </w:t>
      </w:r>
      <w:r>
        <w:rPr>
          <w:rFonts w:hint="eastAsia"/>
          <w:color w:val="ED0000"/>
        </w:rPr>
        <w:t>，</w:t>
      </w:r>
      <w:r>
        <w:rPr>
          <w:color w:val="ED0000"/>
        </w:rPr>
        <w:t>则暗电流</w:t>
      </w:r>
      <w:r>
        <w:rPr>
          <w:color w:val="ED0000"/>
        </w:rPr>
        <w:t>I</w:t>
      </w:r>
      <w:r>
        <w:rPr>
          <w:color w:val="ED0000"/>
          <w:vertAlign w:val="subscript"/>
        </w:rPr>
        <w:t>暗</w:t>
      </w:r>
      <w:r>
        <w:rPr>
          <w:rFonts w:hint="eastAsia"/>
          <w:color w:val="ED0000"/>
        </w:rPr>
        <w:t xml:space="preserve"> =</w:t>
      </w:r>
      <w:r>
        <w:rPr>
          <w:rFonts w:hint="eastAsia"/>
          <w:color w:val="ED0000"/>
          <w:u w:val="single"/>
        </w:rPr>
        <w:t xml:space="preserve">   </w:t>
      </w:r>
      <w:r>
        <w:rPr>
          <w:rFonts w:hint="eastAsia"/>
          <w:u w:val="single"/>
        </w:rPr>
        <w:t>10nA</w:t>
      </w:r>
      <w:r>
        <w:rPr>
          <w:rFonts w:hint="eastAsia"/>
          <w:color w:val="ED0000"/>
          <w:u w:val="single"/>
        </w:rPr>
        <w:t xml:space="preserve">     </w:t>
      </w:r>
    </w:p>
    <w:p w14:paraId="7D234366" w14:textId="77777777" w:rsidR="00307C80" w:rsidRDefault="00307C80">
      <w:pPr>
        <w:widowControl/>
        <w:spacing w:line="360" w:lineRule="auto"/>
        <w:ind w:firstLine="440"/>
        <w:rPr>
          <w:color w:val="ED0000"/>
          <w:u w:val="single"/>
        </w:rPr>
      </w:pPr>
    </w:p>
    <w:p w14:paraId="4CDD8D3A" w14:textId="77777777" w:rsidR="00307C80" w:rsidRDefault="00B44F08">
      <w:pPr>
        <w:rPr>
          <w:b/>
        </w:rPr>
      </w:pPr>
      <w:bookmarkStart w:id="15" w:name="_Toc21434"/>
      <w:bookmarkStart w:id="16" w:name="_Toc250040229"/>
      <w:bookmarkStart w:id="17" w:name="_Toc176664818"/>
      <w:bookmarkStart w:id="18" w:name="_Toc196964023"/>
      <w:bookmarkStart w:id="19" w:name="_Toc8977"/>
      <w:bookmarkStart w:id="20" w:name="_Toc32362"/>
      <w:r>
        <w:rPr>
          <w:rFonts w:hint="eastAsia"/>
          <w:b/>
        </w:rPr>
        <w:t>2</w:t>
      </w:r>
      <w:r>
        <w:rPr>
          <w:rFonts w:hint="eastAsia"/>
          <w:b/>
        </w:rPr>
        <w:t>、光电二极管光电流测试</w:t>
      </w:r>
      <w:bookmarkEnd w:id="15"/>
      <w:bookmarkEnd w:id="16"/>
      <w:bookmarkEnd w:id="17"/>
      <w:bookmarkEnd w:id="18"/>
      <w:bookmarkEnd w:id="19"/>
      <w:bookmarkEnd w:id="20"/>
    </w:p>
    <w:p w14:paraId="6A7FB692" w14:textId="77777777" w:rsidR="00307C80" w:rsidRDefault="00B44F08">
      <w:pPr>
        <w:widowControl/>
        <w:spacing w:line="360" w:lineRule="auto"/>
        <w:ind w:firstLine="440"/>
        <w:rPr>
          <w:color w:val="ED0000"/>
          <w:u w:val="single"/>
        </w:rPr>
      </w:pPr>
      <w:r>
        <w:rPr>
          <w:rFonts w:hint="eastAsia"/>
          <w:color w:val="ED0000"/>
        </w:rPr>
        <w:t>光照</w:t>
      </w:r>
      <w:r>
        <w:rPr>
          <w:rFonts w:hint="eastAsia"/>
          <w:color w:val="ED0000"/>
        </w:rPr>
        <w:t>300</w:t>
      </w:r>
      <w:r>
        <w:rPr>
          <w:color w:val="ED0000"/>
        </w:rPr>
        <w:t>lx</w:t>
      </w:r>
      <w:r>
        <w:rPr>
          <w:rFonts w:hint="eastAsia"/>
          <w:color w:val="ED0000"/>
        </w:rPr>
        <w:t>时的光电流</w:t>
      </w:r>
      <w:r>
        <w:rPr>
          <w:rFonts w:hint="eastAsia"/>
          <w:color w:val="ED0000"/>
        </w:rPr>
        <w:t>I=</w:t>
      </w:r>
      <w:r>
        <w:rPr>
          <w:rFonts w:hint="eastAsia"/>
          <w:color w:val="ED0000"/>
          <w:u w:val="single"/>
        </w:rPr>
        <w:t xml:space="preserve"> </w:t>
      </w:r>
      <w:r>
        <w:rPr>
          <w:rFonts w:hint="eastAsia"/>
          <w:color w:val="ED0000"/>
          <w:u w:val="single"/>
        </w:rPr>
        <w:t xml:space="preserve">  </w:t>
      </w:r>
      <w:r>
        <w:rPr>
          <w:rFonts w:hint="eastAsia"/>
          <w:u w:val="single"/>
        </w:rPr>
        <w:t>5.2</w:t>
      </w:r>
      <w:r>
        <w:rPr>
          <w:rFonts w:hint="eastAsia"/>
          <w:u w:val="single"/>
        </w:rPr>
        <w:t>μ</w:t>
      </w:r>
      <w:r>
        <w:rPr>
          <w:rFonts w:hint="eastAsia"/>
          <w:u w:val="single"/>
        </w:rPr>
        <w:t xml:space="preserve">A </w:t>
      </w:r>
      <w:r>
        <w:rPr>
          <w:rFonts w:hint="eastAsia"/>
          <w:color w:val="ED0000"/>
          <w:u w:val="single"/>
        </w:rPr>
        <w:t xml:space="preserve"> </w:t>
      </w:r>
      <w:r>
        <w:rPr>
          <w:rFonts w:hint="eastAsia"/>
          <w:color w:val="ED0000"/>
          <w:u w:val="single"/>
        </w:rPr>
        <w:t xml:space="preserve">  </w:t>
      </w:r>
    </w:p>
    <w:p w14:paraId="408BEA56" w14:textId="77777777" w:rsidR="00307C80" w:rsidRDefault="00307C80">
      <w:pPr>
        <w:widowControl/>
        <w:spacing w:line="360" w:lineRule="auto"/>
        <w:ind w:firstLine="440"/>
        <w:rPr>
          <w:color w:val="ED0000"/>
          <w:u w:val="single"/>
        </w:rPr>
      </w:pPr>
    </w:p>
    <w:p w14:paraId="52A9C347" w14:textId="77777777" w:rsidR="00307C80" w:rsidRDefault="00B44F08">
      <w:pPr>
        <w:rPr>
          <w:b/>
        </w:rPr>
      </w:pPr>
      <w:bookmarkStart w:id="21" w:name="_Toc29352"/>
      <w:bookmarkStart w:id="22" w:name="_Toc196964024"/>
      <w:bookmarkStart w:id="23" w:name="_Toc176664819"/>
      <w:bookmarkStart w:id="24" w:name="_Toc250040230"/>
      <w:r>
        <w:rPr>
          <w:rFonts w:hint="eastAsia"/>
          <w:b/>
        </w:rPr>
        <w:t>3</w:t>
      </w:r>
      <w:r>
        <w:rPr>
          <w:rFonts w:hint="eastAsia"/>
          <w:b/>
        </w:rPr>
        <w:t>、光电二极管光照特性</w:t>
      </w:r>
      <w:bookmarkEnd w:id="21"/>
      <w:bookmarkEnd w:id="22"/>
      <w:bookmarkEnd w:id="23"/>
      <w:bookmarkEnd w:id="24"/>
    </w:p>
    <w:p w14:paraId="55B5530F" w14:textId="77777777" w:rsidR="00307C80" w:rsidRDefault="00B44F08">
      <w:pPr>
        <w:jc w:val="center"/>
        <w:rPr>
          <w:bCs/>
          <w:sz w:val="21"/>
          <w:szCs w:val="21"/>
        </w:rPr>
      </w:pPr>
      <w:r>
        <w:rPr>
          <w:rFonts w:hint="eastAsia"/>
          <w:bCs/>
          <w:sz w:val="21"/>
          <w:szCs w:val="21"/>
        </w:rPr>
        <w:t>表</w:t>
      </w:r>
      <w:r>
        <w:rPr>
          <w:rFonts w:hint="eastAsia"/>
          <w:bCs/>
          <w:sz w:val="21"/>
          <w:szCs w:val="21"/>
        </w:rPr>
        <w:t xml:space="preserve">1 </w:t>
      </w:r>
      <w:r>
        <w:rPr>
          <w:rFonts w:hint="eastAsia"/>
          <w:b/>
          <w:sz w:val="21"/>
          <w:szCs w:val="21"/>
        </w:rPr>
        <w:t>光电二极管光照特性</w:t>
      </w:r>
      <w:r>
        <w:rPr>
          <w:rFonts w:hint="eastAsia"/>
          <w:b/>
          <w:sz w:val="21"/>
          <w:szCs w:val="21"/>
        </w:rPr>
        <w:t>I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8"/>
        <w:gridCol w:w="928"/>
        <w:gridCol w:w="929"/>
        <w:gridCol w:w="928"/>
        <w:gridCol w:w="929"/>
        <w:gridCol w:w="928"/>
        <w:gridCol w:w="929"/>
      </w:tblGrid>
      <w:tr w:rsidR="00307C80" w14:paraId="5F30D48D" w14:textId="77777777">
        <w:trPr>
          <w:jc w:val="center"/>
        </w:trPr>
        <w:tc>
          <w:tcPr>
            <w:tcW w:w="1738" w:type="dxa"/>
          </w:tcPr>
          <w:p w14:paraId="28403F3E" w14:textId="77777777" w:rsidR="00307C80" w:rsidRDefault="00B44F0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光照度（</w:t>
            </w:r>
            <w:r>
              <w:rPr>
                <w:rFonts w:hint="eastAsia"/>
                <w:bCs/>
                <w:sz w:val="20"/>
                <w:szCs w:val="20"/>
              </w:rPr>
              <w:t>Lx</w:t>
            </w:r>
            <w:r>
              <w:rPr>
                <w:rFonts w:hint="eastAsia"/>
                <w:bCs/>
                <w:sz w:val="20"/>
                <w:szCs w:val="20"/>
              </w:rPr>
              <w:t>）</w:t>
            </w:r>
          </w:p>
        </w:tc>
        <w:tc>
          <w:tcPr>
            <w:tcW w:w="928" w:type="dxa"/>
          </w:tcPr>
          <w:p w14:paraId="43C6EA5E" w14:textId="77777777" w:rsidR="00307C80" w:rsidRDefault="00B44F0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0</w:t>
            </w:r>
          </w:p>
        </w:tc>
        <w:tc>
          <w:tcPr>
            <w:tcW w:w="929" w:type="dxa"/>
          </w:tcPr>
          <w:p w14:paraId="4119DE82" w14:textId="77777777" w:rsidR="00307C80" w:rsidRDefault="00B44F0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100</w:t>
            </w:r>
          </w:p>
        </w:tc>
        <w:tc>
          <w:tcPr>
            <w:tcW w:w="928" w:type="dxa"/>
          </w:tcPr>
          <w:p w14:paraId="1879EA36" w14:textId="77777777" w:rsidR="00307C80" w:rsidRDefault="00B44F0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300</w:t>
            </w:r>
          </w:p>
        </w:tc>
        <w:tc>
          <w:tcPr>
            <w:tcW w:w="929" w:type="dxa"/>
          </w:tcPr>
          <w:p w14:paraId="181AC9F3" w14:textId="77777777" w:rsidR="00307C80" w:rsidRDefault="00B44F0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500</w:t>
            </w:r>
          </w:p>
        </w:tc>
        <w:tc>
          <w:tcPr>
            <w:tcW w:w="928" w:type="dxa"/>
          </w:tcPr>
          <w:p w14:paraId="56C228D2" w14:textId="77777777" w:rsidR="00307C80" w:rsidRDefault="00B44F0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700</w:t>
            </w:r>
          </w:p>
        </w:tc>
        <w:tc>
          <w:tcPr>
            <w:tcW w:w="929" w:type="dxa"/>
          </w:tcPr>
          <w:p w14:paraId="71A4ED4F" w14:textId="77777777" w:rsidR="00307C80" w:rsidRDefault="00B44F0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827</w:t>
            </w:r>
          </w:p>
        </w:tc>
      </w:tr>
      <w:tr w:rsidR="00307C80" w14:paraId="67A49F85" w14:textId="77777777">
        <w:trPr>
          <w:jc w:val="center"/>
        </w:trPr>
        <w:tc>
          <w:tcPr>
            <w:tcW w:w="1738" w:type="dxa"/>
          </w:tcPr>
          <w:p w14:paraId="6F5711F1" w14:textId="77777777" w:rsidR="00307C80" w:rsidRDefault="00B44F0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光生电流（</w:t>
            </w:r>
            <w:r>
              <w:rPr>
                <w:bCs/>
                <w:sz w:val="20"/>
                <w:szCs w:val="20"/>
              </w:rPr>
              <w:t>μ</w:t>
            </w:r>
            <w:r>
              <w:rPr>
                <w:rFonts w:hint="eastAsia"/>
                <w:bCs/>
                <w:sz w:val="20"/>
                <w:szCs w:val="20"/>
              </w:rPr>
              <w:t>A</w:t>
            </w:r>
            <w:r>
              <w:rPr>
                <w:rFonts w:hint="eastAsia"/>
                <w:bCs/>
                <w:sz w:val="20"/>
                <w:szCs w:val="20"/>
              </w:rPr>
              <w:t>）</w:t>
            </w:r>
          </w:p>
        </w:tc>
        <w:tc>
          <w:tcPr>
            <w:tcW w:w="928" w:type="dxa"/>
          </w:tcPr>
          <w:p w14:paraId="7A5839E4" w14:textId="77777777" w:rsidR="00307C80" w:rsidRDefault="00B44F0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0.1</w:t>
            </w:r>
          </w:p>
        </w:tc>
        <w:tc>
          <w:tcPr>
            <w:tcW w:w="929" w:type="dxa"/>
          </w:tcPr>
          <w:p w14:paraId="25B1DD09" w14:textId="77777777" w:rsidR="00307C80" w:rsidRDefault="00B44F0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1.6</w:t>
            </w:r>
          </w:p>
        </w:tc>
        <w:tc>
          <w:tcPr>
            <w:tcW w:w="928" w:type="dxa"/>
          </w:tcPr>
          <w:p w14:paraId="337969D4" w14:textId="77777777" w:rsidR="00307C80" w:rsidRDefault="00B44F0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4.6</w:t>
            </w:r>
          </w:p>
        </w:tc>
        <w:tc>
          <w:tcPr>
            <w:tcW w:w="929" w:type="dxa"/>
          </w:tcPr>
          <w:p w14:paraId="53DDAF66" w14:textId="77777777" w:rsidR="00307C80" w:rsidRDefault="00B44F0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7.5</w:t>
            </w:r>
          </w:p>
        </w:tc>
        <w:tc>
          <w:tcPr>
            <w:tcW w:w="928" w:type="dxa"/>
          </w:tcPr>
          <w:p w14:paraId="7A9EBD88" w14:textId="77777777" w:rsidR="00307C80" w:rsidRDefault="00B44F0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10.2</w:t>
            </w:r>
          </w:p>
        </w:tc>
        <w:tc>
          <w:tcPr>
            <w:tcW w:w="929" w:type="dxa"/>
          </w:tcPr>
          <w:p w14:paraId="36DA16AC" w14:textId="77777777" w:rsidR="00307C80" w:rsidRDefault="00B44F0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11.8</w:t>
            </w:r>
          </w:p>
        </w:tc>
      </w:tr>
    </w:tbl>
    <w:p w14:paraId="3188A5C2" w14:textId="77777777" w:rsidR="00307C80" w:rsidRDefault="00307C80">
      <w:pPr>
        <w:jc w:val="center"/>
        <w:rPr>
          <w:bCs/>
          <w:sz w:val="21"/>
          <w:szCs w:val="21"/>
        </w:rPr>
      </w:pPr>
    </w:p>
    <w:p w14:paraId="624BC14A" w14:textId="77777777" w:rsidR="00307C80" w:rsidRDefault="00B44F08">
      <w:pPr>
        <w:jc w:val="center"/>
        <w:rPr>
          <w:bCs/>
          <w:sz w:val="21"/>
          <w:szCs w:val="21"/>
        </w:rPr>
      </w:pPr>
      <w:r>
        <w:rPr>
          <w:rFonts w:hint="eastAsia"/>
          <w:bCs/>
          <w:sz w:val="21"/>
          <w:szCs w:val="21"/>
        </w:rPr>
        <w:t>表</w:t>
      </w:r>
      <w:r>
        <w:rPr>
          <w:rFonts w:hint="eastAsia"/>
          <w:bCs/>
          <w:sz w:val="21"/>
          <w:szCs w:val="21"/>
        </w:rPr>
        <w:t xml:space="preserve">2 </w:t>
      </w:r>
      <w:r>
        <w:rPr>
          <w:rFonts w:hint="eastAsia"/>
          <w:b/>
          <w:sz w:val="21"/>
          <w:szCs w:val="21"/>
        </w:rPr>
        <w:t>光电二极管光照特性</w:t>
      </w:r>
      <w:r>
        <w:rPr>
          <w:rFonts w:hint="eastAsia"/>
          <w:b/>
          <w:sz w:val="21"/>
          <w:szCs w:val="21"/>
        </w:rPr>
        <w:t>II</w:t>
      </w:r>
    </w:p>
    <w:p w14:paraId="0F432E78" w14:textId="77777777" w:rsidR="00307C80" w:rsidRDefault="00307C80">
      <w:pPr>
        <w:ind w:firstLine="420"/>
      </w:pPr>
    </w:p>
    <w:tbl>
      <w:tblPr>
        <w:tblW w:w="8044" w:type="dxa"/>
        <w:tblInd w:w="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2"/>
        <w:gridCol w:w="988"/>
        <w:gridCol w:w="989"/>
        <w:gridCol w:w="989"/>
        <w:gridCol w:w="988"/>
        <w:gridCol w:w="989"/>
        <w:gridCol w:w="989"/>
      </w:tblGrid>
      <w:tr w:rsidR="00307C80" w14:paraId="64509ACA" w14:textId="77777777">
        <w:tc>
          <w:tcPr>
            <w:tcW w:w="2112" w:type="dxa"/>
          </w:tcPr>
          <w:p w14:paraId="1F5A6B5E" w14:textId="77777777" w:rsidR="00307C80" w:rsidRDefault="00B44F08">
            <w:pPr>
              <w:ind w:leftChars="-137" w:left="-329" w:firstLineChars="137" w:firstLine="288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光照度（</w:t>
            </w:r>
            <w:r>
              <w:rPr>
                <w:rFonts w:hint="eastAsia"/>
                <w:bCs/>
                <w:sz w:val="21"/>
                <w:szCs w:val="21"/>
              </w:rPr>
              <w:t>Lx</w:t>
            </w:r>
            <w:r>
              <w:rPr>
                <w:rFonts w:hint="eastAsia"/>
                <w:bCs/>
                <w:sz w:val="21"/>
                <w:szCs w:val="21"/>
              </w:rPr>
              <w:t>）</w:t>
            </w:r>
          </w:p>
        </w:tc>
        <w:tc>
          <w:tcPr>
            <w:tcW w:w="988" w:type="dxa"/>
          </w:tcPr>
          <w:p w14:paraId="6AD5AA58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0</w:t>
            </w:r>
          </w:p>
        </w:tc>
        <w:tc>
          <w:tcPr>
            <w:tcW w:w="989" w:type="dxa"/>
          </w:tcPr>
          <w:p w14:paraId="21F4F0D3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100</w:t>
            </w:r>
          </w:p>
        </w:tc>
        <w:tc>
          <w:tcPr>
            <w:tcW w:w="989" w:type="dxa"/>
          </w:tcPr>
          <w:p w14:paraId="4CC7960F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300</w:t>
            </w:r>
          </w:p>
        </w:tc>
        <w:tc>
          <w:tcPr>
            <w:tcW w:w="988" w:type="dxa"/>
          </w:tcPr>
          <w:p w14:paraId="1FD49B43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500</w:t>
            </w:r>
          </w:p>
        </w:tc>
        <w:tc>
          <w:tcPr>
            <w:tcW w:w="989" w:type="dxa"/>
          </w:tcPr>
          <w:p w14:paraId="3A551CB3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700</w:t>
            </w:r>
          </w:p>
        </w:tc>
        <w:tc>
          <w:tcPr>
            <w:tcW w:w="989" w:type="dxa"/>
          </w:tcPr>
          <w:p w14:paraId="6E3AE42E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827</w:t>
            </w:r>
          </w:p>
        </w:tc>
      </w:tr>
      <w:tr w:rsidR="00307C80" w14:paraId="3F8BE845" w14:textId="77777777">
        <w:tc>
          <w:tcPr>
            <w:tcW w:w="2112" w:type="dxa"/>
          </w:tcPr>
          <w:p w14:paraId="034F2EBF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光生电流（</w:t>
            </w:r>
            <w:r>
              <w:rPr>
                <w:bCs/>
                <w:sz w:val="21"/>
                <w:szCs w:val="21"/>
              </w:rPr>
              <w:t>μ</w:t>
            </w:r>
            <w:r>
              <w:rPr>
                <w:rFonts w:hint="eastAsia"/>
                <w:bCs/>
                <w:sz w:val="21"/>
                <w:szCs w:val="21"/>
              </w:rPr>
              <w:t>A</w:t>
            </w:r>
            <w:r>
              <w:rPr>
                <w:rFonts w:hint="eastAsia"/>
                <w:bCs/>
                <w:sz w:val="21"/>
                <w:szCs w:val="21"/>
              </w:rPr>
              <w:t>）</w:t>
            </w:r>
          </w:p>
        </w:tc>
        <w:tc>
          <w:tcPr>
            <w:tcW w:w="988" w:type="dxa"/>
          </w:tcPr>
          <w:p w14:paraId="0FC1166E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0.1</w:t>
            </w:r>
          </w:p>
        </w:tc>
        <w:tc>
          <w:tcPr>
            <w:tcW w:w="989" w:type="dxa"/>
          </w:tcPr>
          <w:p w14:paraId="7D86208C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1.8</w:t>
            </w:r>
          </w:p>
        </w:tc>
        <w:tc>
          <w:tcPr>
            <w:tcW w:w="989" w:type="dxa"/>
          </w:tcPr>
          <w:p w14:paraId="1D9BA09C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4.5</w:t>
            </w:r>
          </w:p>
        </w:tc>
        <w:tc>
          <w:tcPr>
            <w:tcW w:w="988" w:type="dxa"/>
          </w:tcPr>
          <w:p w14:paraId="766D3CFC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7.6</w:t>
            </w:r>
          </w:p>
        </w:tc>
        <w:tc>
          <w:tcPr>
            <w:tcW w:w="989" w:type="dxa"/>
          </w:tcPr>
          <w:p w14:paraId="57C99837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10.4</w:t>
            </w:r>
          </w:p>
        </w:tc>
        <w:tc>
          <w:tcPr>
            <w:tcW w:w="989" w:type="dxa"/>
          </w:tcPr>
          <w:p w14:paraId="6BE15BCE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12.0</w:t>
            </w:r>
          </w:p>
        </w:tc>
      </w:tr>
    </w:tbl>
    <w:p w14:paraId="755A7169" w14:textId="77777777" w:rsidR="00307C80" w:rsidRDefault="00B44F08">
      <w:pPr>
        <w:widowControl/>
        <w:spacing w:line="360" w:lineRule="auto"/>
        <w:rPr>
          <w:color w:val="ED0000"/>
        </w:rPr>
      </w:pPr>
      <w:r>
        <w:rPr>
          <w:rFonts w:hint="eastAsia"/>
          <w:color w:val="ED0000"/>
        </w:rPr>
        <w:t>根据上面两表中实验数据，在同一坐标轴中</w:t>
      </w:r>
      <w:proofErr w:type="gramStart"/>
      <w:r>
        <w:rPr>
          <w:rFonts w:hint="eastAsia"/>
          <w:color w:val="ED0000"/>
        </w:rPr>
        <w:t>作出</w:t>
      </w:r>
      <w:proofErr w:type="gramEnd"/>
      <w:r>
        <w:rPr>
          <w:rFonts w:hint="eastAsia"/>
          <w:color w:val="ED0000"/>
        </w:rPr>
        <w:t>两条曲线，并进行比较。</w:t>
      </w:r>
    </w:p>
    <w:p w14:paraId="29BDBAE3" w14:textId="77777777" w:rsidR="00307C80" w:rsidRDefault="00B44F08">
      <w:pPr>
        <w:spacing w:line="360" w:lineRule="auto"/>
        <w:jc w:val="center"/>
        <w:rPr>
          <w:szCs w:val="21"/>
        </w:rPr>
      </w:pPr>
      <w:r>
        <w:rPr>
          <w:noProof/>
        </w:rPr>
        <w:drawing>
          <wp:inline distT="0" distB="0" distL="114300" distR="114300" wp14:anchorId="5C5C50BC" wp14:editId="5C923202">
            <wp:extent cx="4826000" cy="2743200"/>
            <wp:effectExtent l="4445" t="4445" r="8255" b="8255"/>
            <wp:docPr id="3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EB7661C" w14:textId="42480700" w:rsidR="00307C80" w:rsidRDefault="007F5D1D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答：1</w:t>
      </w:r>
      <w:r>
        <w:rPr>
          <w:szCs w:val="21"/>
        </w:rPr>
        <w:t>.</w:t>
      </w:r>
      <w:r w:rsidR="00B44F08">
        <w:rPr>
          <w:szCs w:val="21"/>
        </w:rPr>
        <w:t>光电流随着光照度的增加而增加。在低照度区域</w:t>
      </w:r>
      <w:r w:rsidR="00B44F08">
        <w:rPr>
          <w:szCs w:val="21"/>
        </w:rPr>
        <w:t>，线性关系较好；在高照度区域</w:t>
      </w:r>
      <w:r w:rsidR="00B44F08">
        <w:rPr>
          <w:szCs w:val="21"/>
        </w:rPr>
        <w:t>，增长趋势略有减缓但基本保持线性。</w:t>
      </w:r>
    </w:p>
    <w:p w14:paraId="4744814A" w14:textId="68A71593" w:rsidR="00307C80" w:rsidRDefault="007F5D1D" w:rsidP="007F5D1D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.</w:t>
      </w:r>
      <w:r w:rsidR="00B44F08">
        <w:rPr>
          <w:szCs w:val="21"/>
        </w:rPr>
        <w:t>有偏压（</w:t>
      </w:r>
      <w:r w:rsidR="00B44F08">
        <w:rPr>
          <w:szCs w:val="21"/>
        </w:rPr>
        <w:t>8V</w:t>
      </w:r>
      <w:r w:rsidR="00B44F08">
        <w:rPr>
          <w:szCs w:val="21"/>
        </w:rPr>
        <w:t>）下的光电流与零偏压下的光电流数值相近（最大偏差仅</w:t>
      </w:r>
      <w:r w:rsidR="00B44F08">
        <w:rPr>
          <w:szCs w:val="21"/>
        </w:rPr>
        <w:t>0.2μA</w:t>
      </w:r>
      <w:r w:rsidR="00B44F08">
        <w:rPr>
          <w:szCs w:val="21"/>
        </w:rPr>
        <w:t>）。这说明光电二极管在光伏模式（零偏）和光导模式（反偏）下都能正常工作，</w:t>
      </w:r>
      <w:proofErr w:type="gramStart"/>
      <w:r w:rsidR="00B44F08">
        <w:rPr>
          <w:szCs w:val="21"/>
        </w:rPr>
        <w:t>反偏主要</w:t>
      </w:r>
      <w:proofErr w:type="gramEnd"/>
      <w:r w:rsidR="00B44F08">
        <w:rPr>
          <w:szCs w:val="21"/>
        </w:rPr>
        <w:t>提高响应速度，对光电流的绝对值影响不大。</w:t>
      </w:r>
    </w:p>
    <w:p w14:paraId="190B72A8" w14:textId="77777777" w:rsidR="007F5D1D" w:rsidRPr="007F5D1D" w:rsidRDefault="007F5D1D" w:rsidP="007F5D1D">
      <w:pPr>
        <w:spacing w:line="360" w:lineRule="auto"/>
        <w:ind w:firstLine="420"/>
        <w:rPr>
          <w:rFonts w:hint="eastAsia"/>
          <w:szCs w:val="21"/>
        </w:rPr>
      </w:pPr>
    </w:p>
    <w:p w14:paraId="2A20CA20" w14:textId="77777777" w:rsidR="00307C80" w:rsidRDefault="00B44F08">
      <w:pPr>
        <w:rPr>
          <w:b/>
        </w:rPr>
      </w:pPr>
      <w:bookmarkStart w:id="25" w:name="_Toc1243"/>
      <w:bookmarkStart w:id="26" w:name="_Toc2701"/>
      <w:bookmarkStart w:id="27" w:name="_Toc176664820"/>
      <w:bookmarkStart w:id="28" w:name="_Toc196964025"/>
      <w:bookmarkStart w:id="29" w:name="_Toc29330"/>
      <w:bookmarkStart w:id="30" w:name="_Toc250040231"/>
      <w:r>
        <w:rPr>
          <w:rFonts w:hint="eastAsia"/>
          <w:b/>
        </w:rPr>
        <w:t>4</w:t>
      </w:r>
      <w:r>
        <w:rPr>
          <w:rFonts w:hint="eastAsia"/>
          <w:b/>
        </w:rPr>
        <w:t>、光电二极管伏安特性</w:t>
      </w:r>
      <w:bookmarkEnd w:id="25"/>
      <w:bookmarkEnd w:id="26"/>
      <w:bookmarkEnd w:id="27"/>
      <w:bookmarkEnd w:id="28"/>
      <w:bookmarkEnd w:id="29"/>
      <w:bookmarkEnd w:id="30"/>
    </w:p>
    <w:p w14:paraId="46F70A16" w14:textId="77777777" w:rsidR="00307C80" w:rsidRDefault="00B44F08">
      <w:pPr>
        <w:jc w:val="center"/>
        <w:rPr>
          <w:bCs/>
          <w:sz w:val="21"/>
          <w:szCs w:val="21"/>
        </w:rPr>
      </w:pPr>
      <w:bookmarkStart w:id="31" w:name="_Hlk181042321"/>
      <w:r>
        <w:rPr>
          <w:rFonts w:hint="eastAsia"/>
          <w:bCs/>
          <w:sz w:val="21"/>
          <w:szCs w:val="21"/>
        </w:rPr>
        <w:lastRenderedPageBreak/>
        <w:t>表</w:t>
      </w:r>
      <w:r>
        <w:rPr>
          <w:rFonts w:hint="eastAsia"/>
          <w:bCs/>
          <w:sz w:val="21"/>
          <w:szCs w:val="21"/>
        </w:rPr>
        <w:t xml:space="preserve">3 </w:t>
      </w:r>
      <w:r>
        <w:rPr>
          <w:rFonts w:hint="eastAsia"/>
          <w:b/>
          <w:sz w:val="21"/>
          <w:szCs w:val="21"/>
        </w:rPr>
        <w:t>光电二极管伏安特性</w:t>
      </w:r>
    </w:p>
    <w:tbl>
      <w:tblPr>
        <w:tblpPr w:leftFromText="180" w:rightFromText="180" w:vertAnchor="text" w:horzAnchor="margin" w:tblpXSpec="center" w:tblpY="9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9"/>
        <w:gridCol w:w="895"/>
        <w:gridCol w:w="895"/>
        <w:gridCol w:w="896"/>
        <w:gridCol w:w="895"/>
        <w:gridCol w:w="896"/>
        <w:gridCol w:w="895"/>
        <w:gridCol w:w="896"/>
      </w:tblGrid>
      <w:tr w:rsidR="00307C80" w14:paraId="52959692" w14:textId="77777777">
        <w:trPr>
          <w:trHeight w:val="315"/>
        </w:trPr>
        <w:tc>
          <w:tcPr>
            <w:tcW w:w="1869" w:type="dxa"/>
          </w:tcPr>
          <w:p w14:paraId="0E4ACD61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偏压（</w:t>
            </w:r>
            <w:r>
              <w:rPr>
                <w:rFonts w:hint="eastAsia"/>
                <w:bCs/>
                <w:sz w:val="21"/>
                <w:szCs w:val="21"/>
              </w:rPr>
              <w:t>V</w:t>
            </w:r>
            <w:r>
              <w:rPr>
                <w:rFonts w:hint="eastAsia"/>
                <w:bCs/>
                <w:sz w:val="21"/>
                <w:szCs w:val="21"/>
              </w:rPr>
              <w:t>）</w:t>
            </w:r>
          </w:p>
        </w:tc>
        <w:tc>
          <w:tcPr>
            <w:tcW w:w="895" w:type="dxa"/>
            <w:vAlign w:val="center"/>
          </w:tcPr>
          <w:p w14:paraId="66B5BE7B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0</w:t>
            </w:r>
          </w:p>
        </w:tc>
        <w:tc>
          <w:tcPr>
            <w:tcW w:w="895" w:type="dxa"/>
            <w:vAlign w:val="center"/>
          </w:tcPr>
          <w:p w14:paraId="65595005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-2</w:t>
            </w:r>
          </w:p>
        </w:tc>
        <w:tc>
          <w:tcPr>
            <w:tcW w:w="896" w:type="dxa"/>
            <w:vAlign w:val="center"/>
          </w:tcPr>
          <w:p w14:paraId="2E5FB9C4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-4</w:t>
            </w:r>
          </w:p>
        </w:tc>
        <w:tc>
          <w:tcPr>
            <w:tcW w:w="895" w:type="dxa"/>
            <w:vAlign w:val="center"/>
          </w:tcPr>
          <w:p w14:paraId="296667E6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-6</w:t>
            </w:r>
          </w:p>
        </w:tc>
        <w:tc>
          <w:tcPr>
            <w:tcW w:w="896" w:type="dxa"/>
            <w:vAlign w:val="center"/>
          </w:tcPr>
          <w:p w14:paraId="58ACB845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-8</w:t>
            </w:r>
          </w:p>
        </w:tc>
        <w:tc>
          <w:tcPr>
            <w:tcW w:w="895" w:type="dxa"/>
            <w:vAlign w:val="center"/>
          </w:tcPr>
          <w:p w14:paraId="75262779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-10</w:t>
            </w:r>
          </w:p>
        </w:tc>
        <w:tc>
          <w:tcPr>
            <w:tcW w:w="896" w:type="dxa"/>
            <w:vAlign w:val="center"/>
          </w:tcPr>
          <w:p w14:paraId="53C54930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-12</w:t>
            </w:r>
          </w:p>
        </w:tc>
      </w:tr>
      <w:tr w:rsidR="00307C80" w14:paraId="1B2CDF80" w14:textId="77777777">
        <w:trPr>
          <w:trHeight w:val="315"/>
        </w:trPr>
        <w:tc>
          <w:tcPr>
            <w:tcW w:w="1869" w:type="dxa"/>
          </w:tcPr>
          <w:p w14:paraId="4FBE3A9A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3</w:t>
            </w:r>
            <w:r>
              <w:rPr>
                <w:rFonts w:hint="eastAsia"/>
                <w:bCs/>
                <w:sz w:val="21"/>
                <w:szCs w:val="21"/>
              </w:rPr>
              <w:t>00Lx</w:t>
            </w:r>
          </w:p>
          <w:p w14:paraId="4FDAFE6F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光生电流（</w:t>
            </w:r>
            <w:r>
              <w:rPr>
                <w:bCs/>
                <w:sz w:val="21"/>
                <w:szCs w:val="21"/>
              </w:rPr>
              <w:t>μ</w:t>
            </w:r>
            <w:r>
              <w:rPr>
                <w:rFonts w:hint="eastAsia"/>
                <w:bCs/>
                <w:sz w:val="21"/>
                <w:szCs w:val="21"/>
              </w:rPr>
              <w:t>A</w:t>
            </w:r>
            <w:r>
              <w:rPr>
                <w:rFonts w:hint="eastAsia"/>
                <w:bCs/>
                <w:sz w:val="21"/>
                <w:szCs w:val="21"/>
              </w:rPr>
              <w:t>）</w:t>
            </w:r>
          </w:p>
        </w:tc>
        <w:tc>
          <w:tcPr>
            <w:tcW w:w="895" w:type="dxa"/>
          </w:tcPr>
          <w:p w14:paraId="1F5FD606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4.6</w:t>
            </w:r>
          </w:p>
        </w:tc>
        <w:tc>
          <w:tcPr>
            <w:tcW w:w="895" w:type="dxa"/>
          </w:tcPr>
          <w:p w14:paraId="3AA254A9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4.7</w:t>
            </w:r>
          </w:p>
        </w:tc>
        <w:tc>
          <w:tcPr>
            <w:tcW w:w="896" w:type="dxa"/>
          </w:tcPr>
          <w:p w14:paraId="00969EE1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4.8</w:t>
            </w:r>
          </w:p>
        </w:tc>
        <w:tc>
          <w:tcPr>
            <w:tcW w:w="895" w:type="dxa"/>
          </w:tcPr>
          <w:p w14:paraId="2D59DC28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4.8</w:t>
            </w:r>
          </w:p>
        </w:tc>
        <w:tc>
          <w:tcPr>
            <w:tcW w:w="896" w:type="dxa"/>
          </w:tcPr>
          <w:p w14:paraId="6B5FA9C5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4.9</w:t>
            </w:r>
          </w:p>
        </w:tc>
        <w:tc>
          <w:tcPr>
            <w:tcW w:w="895" w:type="dxa"/>
          </w:tcPr>
          <w:p w14:paraId="5000DB98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4.9</w:t>
            </w:r>
          </w:p>
        </w:tc>
        <w:tc>
          <w:tcPr>
            <w:tcW w:w="896" w:type="dxa"/>
          </w:tcPr>
          <w:p w14:paraId="4BF5438A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4.9</w:t>
            </w:r>
          </w:p>
        </w:tc>
      </w:tr>
      <w:tr w:rsidR="00307C80" w14:paraId="1FBD0ED3" w14:textId="77777777">
        <w:trPr>
          <w:trHeight w:val="315"/>
        </w:trPr>
        <w:tc>
          <w:tcPr>
            <w:tcW w:w="1869" w:type="dxa"/>
          </w:tcPr>
          <w:p w14:paraId="2386E73A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5</w:t>
            </w:r>
            <w:r>
              <w:rPr>
                <w:rFonts w:hint="eastAsia"/>
                <w:bCs/>
                <w:sz w:val="21"/>
                <w:szCs w:val="21"/>
              </w:rPr>
              <w:t>00Lx</w:t>
            </w:r>
          </w:p>
          <w:p w14:paraId="0961589E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光生电流（</w:t>
            </w:r>
            <w:r>
              <w:rPr>
                <w:bCs/>
                <w:sz w:val="21"/>
                <w:szCs w:val="21"/>
              </w:rPr>
              <w:t>μ</w:t>
            </w:r>
            <w:r>
              <w:rPr>
                <w:rFonts w:hint="eastAsia"/>
                <w:bCs/>
                <w:sz w:val="21"/>
                <w:szCs w:val="21"/>
              </w:rPr>
              <w:t>A</w:t>
            </w:r>
            <w:r>
              <w:rPr>
                <w:rFonts w:hint="eastAsia"/>
                <w:bCs/>
                <w:sz w:val="21"/>
                <w:szCs w:val="21"/>
              </w:rPr>
              <w:t>）</w:t>
            </w:r>
          </w:p>
        </w:tc>
        <w:tc>
          <w:tcPr>
            <w:tcW w:w="895" w:type="dxa"/>
          </w:tcPr>
          <w:p w14:paraId="76914FE1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7.5</w:t>
            </w:r>
          </w:p>
        </w:tc>
        <w:tc>
          <w:tcPr>
            <w:tcW w:w="895" w:type="dxa"/>
          </w:tcPr>
          <w:p w14:paraId="3FB26A91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7.7</w:t>
            </w:r>
          </w:p>
        </w:tc>
        <w:tc>
          <w:tcPr>
            <w:tcW w:w="896" w:type="dxa"/>
          </w:tcPr>
          <w:p w14:paraId="3AAF1205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7.7</w:t>
            </w:r>
          </w:p>
        </w:tc>
        <w:tc>
          <w:tcPr>
            <w:tcW w:w="895" w:type="dxa"/>
          </w:tcPr>
          <w:p w14:paraId="69531F62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7.8</w:t>
            </w:r>
          </w:p>
        </w:tc>
        <w:tc>
          <w:tcPr>
            <w:tcW w:w="896" w:type="dxa"/>
          </w:tcPr>
          <w:p w14:paraId="34E7DD13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7.8</w:t>
            </w:r>
          </w:p>
        </w:tc>
        <w:tc>
          <w:tcPr>
            <w:tcW w:w="895" w:type="dxa"/>
          </w:tcPr>
          <w:p w14:paraId="3E190003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7.9</w:t>
            </w:r>
          </w:p>
        </w:tc>
        <w:tc>
          <w:tcPr>
            <w:tcW w:w="896" w:type="dxa"/>
          </w:tcPr>
          <w:p w14:paraId="60225252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7.9</w:t>
            </w:r>
          </w:p>
        </w:tc>
      </w:tr>
      <w:tr w:rsidR="00307C80" w14:paraId="247348CC" w14:textId="77777777">
        <w:trPr>
          <w:trHeight w:val="315"/>
        </w:trPr>
        <w:tc>
          <w:tcPr>
            <w:tcW w:w="1869" w:type="dxa"/>
          </w:tcPr>
          <w:p w14:paraId="32EE71DF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800Lx</w:t>
            </w:r>
          </w:p>
          <w:p w14:paraId="00933ADA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光生电流（</w:t>
            </w:r>
            <w:r>
              <w:rPr>
                <w:bCs/>
                <w:sz w:val="21"/>
                <w:szCs w:val="21"/>
              </w:rPr>
              <w:t>μ</w:t>
            </w:r>
            <w:r>
              <w:rPr>
                <w:rFonts w:hint="eastAsia"/>
                <w:bCs/>
                <w:sz w:val="21"/>
                <w:szCs w:val="21"/>
              </w:rPr>
              <w:t>A</w:t>
            </w:r>
            <w:r>
              <w:rPr>
                <w:rFonts w:hint="eastAsia"/>
                <w:bCs/>
                <w:sz w:val="21"/>
                <w:szCs w:val="21"/>
              </w:rPr>
              <w:t>）</w:t>
            </w:r>
          </w:p>
        </w:tc>
        <w:tc>
          <w:tcPr>
            <w:tcW w:w="895" w:type="dxa"/>
          </w:tcPr>
          <w:p w14:paraId="2B457192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11.6</w:t>
            </w:r>
          </w:p>
        </w:tc>
        <w:tc>
          <w:tcPr>
            <w:tcW w:w="895" w:type="dxa"/>
          </w:tcPr>
          <w:p w14:paraId="2222C69C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11.9</w:t>
            </w:r>
          </w:p>
        </w:tc>
        <w:tc>
          <w:tcPr>
            <w:tcW w:w="896" w:type="dxa"/>
          </w:tcPr>
          <w:p w14:paraId="2B2A021D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12.0</w:t>
            </w:r>
          </w:p>
        </w:tc>
        <w:tc>
          <w:tcPr>
            <w:tcW w:w="895" w:type="dxa"/>
          </w:tcPr>
          <w:p w14:paraId="059FCD8C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12.1</w:t>
            </w:r>
          </w:p>
        </w:tc>
        <w:tc>
          <w:tcPr>
            <w:tcW w:w="896" w:type="dxa"/>
          </w:tcPr>
          <w:p w14:paraId="5E9D15C3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12.2</w:t>
            </w:r>
          </w:p>
        </w:tc>
        <w:tc>
          <w:tcPr>
            <w:tcW w:w="895" w:type="dxa"/>
          </w:tcPr>
          <w:p w14:paraId="4B58CE3E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12.2</w:t>
            </w:r>
          </w:p>
        </w:tc>
        <w:tc>
          <w:tcPr>
            <w:tcW w:w="896" w:type="dxa"/>
          </w:tcPr>
          <w:p w14:paraId="28ECEE00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12.3</w:t>
            </w:r>
          </w:p>
        </w:tc>
      </w:tr>
    </w:tbl>
    <w:bookmarkEnd w:id="31"/>
    <w:p w14:paraId="75BC88EE" w14:textId="77777777" w:rsidR="00307C80" w:rsidRDefault="00B44F08">
      <w:pPr>
        <w:widowControl/>
        <w:spacing w:line="360" w:lineRule="auto"/>
        <w:rPr>
          <w:color w:val="ED0000"/>
        </w:rPr>
      </w:pPr>
      <w:r>
        <w:rPr>
          <w:rFonts w:hint="eastAsia"/>
          <w:color w:val="ED0000"/>
        </w:rPr>
        <w:t>不同偏压下的光生电流值，在同一坐标轴</w:t>
      </w:r>
      <w:proofErr w:type="gramStart"/>
      <w:r>
        <w:rPr>
          <w:rFonts w:hint="eastAsia"/>
          <w:color w:val="ED0000"/>
        </w:rPr>
        <w:t>作出</w:t>
      </w:r>
      <w:proofErr w:type="gramEnd"/>
      <w:r>
        <w:rPr>
          <w:rFonts w:hint="eastAsia"/>
          <w:color w:val="ED0000"/>
        </w:rPr>
        <w:t>伏安特性曲线</w:t>
      </w:r>
    </w:p>
    <w:p w14:paraId="5CDE15F5" w14:textId="77777777" w:rsidR="00307C80" w:rsidRDefault="00B44F08">
      <w:pPr>
        <w:rPr>
          <w:b/>
        </w:rPr>
      </w:pPr>
      <w:bookmarkStart w:id="32" w:name="_Toc29377"/>
      <w:bookmarkStart w:id="33" w:name="_Toc5625"/>
      <w:bookmarkStart w:id="34" w:name="_Toc196964026"/>
      <w:bookmarkStart w:id="35" w:name="_Toc176664821"/>
      <w:bookmarkStart w:id="36" w:name="_Toc250040232"/>
      <w:bookmarkStart w:id="37" w:name="_Toc23155"/>
      <w:r>
        <w:rPr>
          <w:noProof/>
        </w:rPr>
        <w:drawing>
          <wp:inline distT="0" distB="0" distL="114300" distR="114300" wp14:anchorId="6F955E46" wp14:editId="6333C658">
            <wp:extent cx="5233534" cy="3168627"/>
            <wp:effectExtent l="0" t="0" r="5715" b="13335"/>
            <wp:docPr id="4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EFD4FD0" w14:textId="2A0A49A7" w:rsidR="00307C80" w:rsidRDefault="007F5D1D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答：1</w:t>
      </w:r>
      <w:r>
        <w:rPr>
          <w:szCs w:val="21"/>
        </w:rPr>
        <w:t>.</w:t>
      </w:r>
      <w:r w:rsidR="00B44F08">
        <w:rPr>
          <w:szCs w:val="21"/>
        </w:rPr>
        <w:t>以</w:t>
      </w:r>
      <w:r w:rsidR="00B44F08">
        <w:rPr>
          <w:szCs w:val="21"/>
        </w:rPr>
        <w:t>300Lx</w:t>
      </w:r>
      <w:r w:rsidR="00B44F08">
        <w:rPr>
          <w:szCs w:val="21"/>
        </w:rPr>
        <w:t>曲线为例，当反向偏压从</w:t>
      </w:r>
      <w:r w:rsidR="00B44F08">
        <w:rPr>
          <w:szCs w:val="21"/>
        </w:rPr>
        <w:t>0V</w:t>
      </w:r>
      <w:r w:rsidR="00B44F08">
        <w:rPr>
          <w:szCs w:val="21"/>
        </w:rPr>
        <w:t>增加到</w:t>
      </w:r>
      <w:r w:rsidR="00B44F08">
        <w:rPr>
          <w:szCs w:val="21"/>
        </w:rPr>
        <w:t>12V</w:t>
      </w:r>
      <w:r w:rsidR="00B44F08">
        <w:rPr>
          <w:szCs w:val="21"/>
        </w:rPr>
        <w:t>时，光电流仅从</w:t>
      </w:r>
      <w:r w:rsidR="00B44F08">
        <w:rPr>
          <w:szCs w:val="21"/>
        </w:rPr>
        <w:t>4.6μA</w:t>
      </w:r>
      <w:r w:rsidR="00B44F08">
        <w:rPr>
          <w:szCs w:val="21"/>
        </w:rPr>
        <w:t>增加到</w:t>
      </w:r>
      <w:r w:rsidR="00B44F08">
        <w:rPr>
          <w:szCs w:val="21"/>
        </w:rPr>
        <w:t>4.9μA</w:t>
      </w:r>
      <w:r w:rsidR="00B44F08">
        <w:rPr>
          <w:szCs w:val="21"/>
        </w:rPr>
        <w:t>，变化非常微小</w:t>
      </w:r>
      <w:r w:rsidR="00B44F08">
        <w:rPr>
          <w:szCs w:val="21"/>
        </w:rPr>
        <w:t>。这表明光电二极管</w:t>
      </w:r>
      <w:proofErr w:type="gramStart"/>
      <w:r w:rsidR="00B44F08">
        <w:rPr>
          <w:szCs w:val="21"/>
        </w:rPr>
        <w:t>在反偏时</w:t>
      </w:r>
      <w:proofErr w:type="gramEnd"/>
      <w:r w:rsidR="00B44F08">
        <w:rPr>
          <w:szCs w:val="21"/>
        </w:rPr>
        <w:t>表现出良好的恒流源特性，光电流对电压不敏感。</w:t>
      </w:r>
    </w:p>
    <w:p w14:paraId="66EBC968" w14:textId="4BF4FF19" w:rsidR="00307C80" w:rsidRDefault="007F5D1D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.</w:t>
      </w:r>
      <w:r w:rsidR="00B44F08">
        <w:rPr>
          <w:szCs w:val="21"/>
        </w:rPr>
        <w:t>照度越大，曲线所在的位置越高</w:t>
      </w:r>
      <w:r w:rsidR="00B44F08">
        <w:rPr>
          <w:szCs w:val="21"/>
        </w:rPr>
        <w:t>，说明同一电压下，照度越大，输出光电流越大。三条曲线基本保持平行，说明在不同照度下，器件都保持良好的恒流特性。</w:t>
      </w:r>
    </w:p>
    <w:p w14:paraId="7E9A9BBB" w14:textId="77777777" w:rsidR="00307C80" w:rsidRDefault="00307C80">
      <w:pPr>
        <w:widowControl/>
        <w:spacing w:before="60" w:afterAutospacing="1"/>
        <w:ind w:left="-360"/>
      </w:pPr>
    </w:p>
    <w:p w14:paraId="0C5545EE" w14:textId="77777777" w:rsidR="00307C80" w:rsidRDefault="00307C80">
      <w:pPr>
        <w:rPr>
          <w:b/>
        </w:rPr>
      </w:pPr>
    </w:p>
    <w:p w14:paraId="3E686BA4" w14:textId="77777777" w:rsidR="00307C80" w:rsidRDefault="00B44F08">
      <w:pPr>
        <w:pStyle w:val="2"/>
        <w:spacing w:before="120" w:after="120"/>
        <w:jc w:val="center"/>
        <w:rPr>
          <w:rFonts w:ascii="黑体" w:eastAsia="黑体" w:hAnsi="黑体"/>
        </w:rPr>
      </w:pPr>
      <w:bookmarkStart w:id="38" w:name="_Toc24071"/>
      <w:bookmarkStart w:id="39" w:name="_Toc17089"/>
      <w:bookmarkStart w:id="40" w:name="_Toc16886"/>
      <w:bookmarkStart w:id="41" w:name="_Toc250040234"/>
      <w:bookmarkStart w:id="42" w:name="_Toc14025"/>
      <w:bookmarkStart w:id="43" w:name="_Toc6239"/>
      <w:bookmarkStart w:id="44" w:name="_Toc181106007"/>
      <w:bookmarkStart w:id="45" w:name="_Toc10347"/>
      <w:bookmarkStart w:id="46" w:name="_Toc145"/>
      <w:bookmarkEnd w:id="32"/>
      <w:bookmarkEnd w:id="33"/>
      <w:bookmarkEnd w:id="34"/>
      <w:bookmarkEnd w:id="35"/>
      <w:bookmarkEnd w:id="36"/>
      <w:bookmarkEnd w:id="37"/>
      <w:r>
        <w:rPr>
          <w:rFonts w:ascii="黑体" w:eastAsia="黑体" w:hAnsi="黑体" w:hint="eastAsia"/>
        </w:rPr>
        <w:t>实验二</w:t>
      </w:r>
      <w:r>
        <w:rPr>
          <w:rFonts w:ascii="黑体" w:eastAsia="黑体" w:hAnsi="黑体" w:hint="eastAsia"/>
        </w:rPr>
        <w:t xml:space="preserve">   </w:t>
      </w:r>
      <w:r>
        <w:rPr>
          <w:rFonts w:ascii="黑体" w:eastAsia="黑体" w:hAnsi="黑体" w:hint="eastAsia"/>
        </w:rPr>
        <w:t>光电三极管特性测试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</w:p>
    <w:p w14:paraId="46F6448D" w14:textId="77777777" w:rsidR="00307C80" w:rsidRDefault="00B44F08">
      <w:pPr>
        <w:spacing w:line="360" w:lineRule="auto"/>
        <w:rPr>
          <w:b/>
        </w:rPr>
      </w:pPr>
      <w:bookmarkStart w:id="47" w:name="_Toc26062"/>
      <w:bookmarkStart w:id="48" w:name="_Toc250040241"/>
      <w:bookmarkStart w:id="49" w:name="_Toc23005"/>
      <w:bookmarkStart w:id="50" w:name="_Toc27983"/>
      <w:r>
        <w:rPr>
          <w:rFonts w:hint="eastAsia"/>
          <w:b/>
        </w:rPr>
        <w:t>1</w:t>
      </w:r>
      <w:r>
        <w:rPr>
          <w:rFonts w:hint="eastAsia"/>
          <w:b/>
        </w:rPr>
        <w:t>、光电三极管光电流测试实验</w:t>
      </w:r>
      <w:bookmarkEnd w:id="47"/>
      <w:bookmarkEnd w:id="48"/>
      <w:bookmarkEnd w:id="49"/>
      <w:bookmarkEnd w:id="50"/>
    </w:p>
    <w:p w14:paraId="70B0A41F" w14:textId="77777777" w:rsidR="00307C80" w:rsidRDefault="00B44F08">
      <w:pPr>
        <w:spacing w:line="360" w:lineRule="auto"/>
        <w:rPr>
          <w:color w:val="FF0000"/>
          <w:szCs w:val="21"/>
          <w:u w:val="single"/>
        </w:rPr>
      </w:pPr>
      <w:r>
        <w:rPr>
          <w:rFonts w:hint="eastAsia"/>
          <w:szCs w:val="21"/>
        </w:rPr>
        <w:t>光电三极管在偏压</w:t>
      </w:r>
      <w:r>
        <w:rPr>
          <w:rFonts w:hint="eastAsia"/>
          <w:szCs w:val="21"/>
        </w:rPr>
        <w:t>6V</w:t>
      </w:r>
      <w:r>
        <w:rPr>
          <w:rFonts w:hint="eastAsia"/>
          <w:szCs w:val="21"/>
        </w:rPr>
        <w:t>，光照</w:t>
      </w:r>
      <w:r>
        <w:rPr>
          <w:rFonts w:hint="eastAsia"/>
          <w:szCs w:val="21"/>
        </w:rPr>
        <w:t>300</w:t>
      </w:r>
      <w:r>
        <w:rPr>
          <w:szCs w:val="21"/>
        </w:rPr>
        <w:t>lx</w:t>
      </w:r>
      <w:r>
        <w:rPr>
          <w:rFonts w:hint="eastAsia"/>
          <w:szCs w:val="21"/>
        </w:rPr>
        <w:t>时的光电流</w:t>
      </w:r>
      <w:r>
        <w:rPr>
          <w:rFonts w:hint="eastAsia"/>
          <w:color w:val="FF0000"/>
          <w:szCs w:val="21"/>
        </w:rPr>
        <w:t>I</w:t>
      </w:r>
      <w:r>
        <w:rPr>
          <w:rFonts w:hint="eastAsia"/>
          <w:color w:val="FF0000"/>
          <w:szCs w:val="21"/>
          <w:vertAlign w:val="subscript"/>
        </w:rPr>
        <w:t>光</w:t>
      </w:r>
      <w:r>
        <w:rPr>
          <w:rFonts w:hint="eastAsia"/>
          <w:color w:val="FF0000"/>
          <w:szCs w:val="21"/>
        </w:rPr>
        <w:t>=</w:t>
      </w:r>
      <w:r>
        <w:rPr>
          <w:color w:val="FF0000"/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>5.6</w:t>
      </w:r>
      <w:r>
        <w:rPr>
          <w:rFonts w:hint="eastAsia"/>
          <w:szCs w:val="21"/>
          <w:u w:val="single"/>
        </w:rPr>
        <w:t>μ</w:t>
      </w:r>
      <w:r>
        <w:rPr>
          <w:rFonts w:hint="eastAsia"/>
          <w:szCs w:val="21"/>
          <w:u w:val="single"/>
        </w:rPr>
        <w:t xml:space="preserve">A </w:t>
      </w:r>
      <w:r>
        <w:rPr>
          <w:color w:val="FF0000"/>
          <w:szCs w:val="21"/>
          <w:u w:val="single"/>
        </w:rPr>
        <w:t xml:space="preserve">  </w:t>
      </w:r>
    </w:p>
    <w:p w14:paraId="43951D5E" w14:textId="77777777" w:rsidR="00307C80" w:rsidRDefault="00307C80">
      <w:pPr>
        <w:spacing w:line="360" w:lineRule="auto"/>
      </w:pPr>
    </w:p>
    <w:p w14:paraId="4A946C66" w14:textId="77777777" w:rsidR="00307C80" w:rsidRDefault="00B44F08">
      <w:pPr>
        <w:spacing w:line="360" w:lineRule="auto"/>
        <w:rPr>
          <w:b/>
        </w:rPr>
      </w:pPr>
      <w:bookmarkStart w:id="51" w:name="_Toc196964035"/>
      <w:bookmarkStart w:id="52" w:name="_Toc31230"/>
      <w:bookmarkStart w:id="53" w:name="_Toc1298"/>
      <w:bookmarkStart w:id="54" w:name="_Toc20627"/>
      <w:bookmarkStart w:id="55" w:name="_Toc250040242"/>
      <w:r>
        <w:rPr>
          <w:rFonts w:hint="eastAsia"/>
          <w:b/>
        </w:rPr>
        <w:t>2</w:t>
      </w:r>
      <w:r>
        <w:rPr>
          <w:rFonts w:hint="eastAsia"/>
          <w:b/>
        </w:rPr>
        <w:t>、光电三极管光照特性</w:t>
      </w:r>
      <w:bookmarkEnd w:id="51"/>
      <w:r>
        <w:rPr>
          <w:rFonts w:hint="eastAsia"/>
          <w:b/>
        </w:rPr>
        <w:t>测试</w:t>
      </w:r>
      <w:bookmarkEnd w:id="52"/>
      <w:bookmarkEnd w:id="53"/>
      <w:bookmarkEnd w:id="54"/>
      <w:bookmarkEnd w:id="55"/>
    </w:p>
    <w:p w14:paraId="3B0F694F" w14:textId="77777777" w:rsidR="00307C80" w:rsidRDefault="00B44F08">
      <w:pPr>
        <w:spacing w:line="360" w:lineRule="auto"/>
        <w:jc w:val="center"/>
        <w:rPr>
          <w:bCs/>
          <w:sz w:val="20"/>
          <w:szCs w:val="20"/>
        </w:rPr>
      </w:pPr>
      <w:r>
        <w:rPr>
          <w:rFonts w:hint="eastAsia"/>
          <w:bCs/>
          <w:sz w:val="20"/>
          <w:szCs w:val="20"/>
        </w:rPr>
        <w:t>表</w:t>
      </w:r>
      <w:r>
        <w:rPr>
          <w:rFonts w:hint="eastAsia"/>
          <w:bCs/>
          <w:sz w:val="20"/>
          <w:szCs w:val="20"/>
        </w:rPr>
        <w:t xml:space="preserve">1 </w:t>
      </w:r>
      <w:r>
        <w:rPr>
          <w:rFonts w:hint="eastAsia"/>
          <w:bCs/>
          <w:sz w:val="20"/>
          <w:szCs w:val="20"/>
        </w:rPr>
        <w:t>光电三极管光照特性</w:t>
      </w:r>
      <w:r>
        <w:rPr>
          <w:bCs/>
          <w:sz w:val="20"/>
          <w:szCs w:val="20"/>
        </w:rPr>
        <w:t xml:space="preserve"> </w:t>
      </w:r>
    </w:p>
    <w:tbl>
      <w:tblPr>
        <w:tblpPr w:leftFromText="180" w:rightFromText="180" w:vertAnchor="text" w:tblpX="159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0"/>
        <w:gridCol w:w="928"/>
        <w:gridCol w:w="929"/>
        <w:gridCol w:w="928"/>
        <w:gridCol w:w="929"/>
        <w:gridCol w:w="928"/>
        <w:gridCol w:w="929"/>
      </w:tblGrid>
      <w:tr w:rsidR="00307C80" w14:paraId="7DD47057" w14:textId="77777777">
        <w:trPr>
          <w:trHeight w:val="329"/>
        </w:trPr>
        <w:tc>
          <w:tcPr>
            <w:tcW w:w="2370" w:type="dxa"/>
          </w:tcPr>
          <w:p w14:paraId="5947D6E3" w14:textId="77777777" w:rsidR="00307C80" w:rsidRDefault="00B44F08">
            <w:pPr>
              <w:spacing w:line="360" w:lineRule="auto"/>
              <w:ind w:firstLine="40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光照度（</w:t>
            </w:r>
            <w:r>
              <w:rPr>
                <w:rFonts w:hint="eastAsia"/>
                <w:bCs/>
                <w:sz w:val="20"/>
                <w:szCs w:val="20"/>
              </w:rPr>
              <w:t>Lx</w:t>
            </w:r>
            <w:r>
              <w:rPr>
                <w:rFonts w:hint="eastAsia"/>
                <w:bCs/>
                <w:sz w:val="20"/>
                <w:szCs w:val="20"/>
              </w:rPr>
              <w:t>）（</w:t>
            </w:r>
            <w:r>
              <w:rPr>
                <w:rFonts w:hint="eastAsia"/>
                <w:bCs/>
                <w:sz w:val="20"/>
                <w:szCs w:val="20"/>
              </w:rPr>
              <w:t>6V</w:t>
            </w:r>
            <w:r>
              <w:rPr>
                <w:rFonts w:hint="eastAsia"/>
                <w:bCs/>
                <w:sz w:val="20"/>
                <w:szCs w:val="20"/>
              </w:rPr>
              <w:t>）</w:t>
            </w:r>
          </w:p>
        </w:tc>
        <w:tc>
          <w:tcPr>
            <w:tcW w:w="928" w:type="dxa"/>
          </w:tcPr>
          <w:p w14:paraId="340B9E7A" w14:textId="77777777" w:rsidR="00307C80" w:rsidRDefault="00B44F08">
            <w:pPr>
              <w:spacing w:line="36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0</w:t>
            </w:r>
          </w:p>
        </w:tc>
        <w:tc>
          <w:tcPr>
            <w:tcW w:w="929" w:type="dxa"/>
          </w:tcPr>
          <w:p w14:paraId="3CCB8A42" w14:textId="77777777" w:rsidR="00307C80" w:rsidRDefault="00B44F08">
            <w:pPr>
              <w:spacing w:line="36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100</w:t>
            </w:r>
          </w:p>
        </w:tc>
        <w:tc>
          <w:tcPr>
            <w:tcW w:w="928" w:type="dxa"/>
          </w:tcPr>
          <w:p w14:paraId="6783DAF1" w14:textId="77777777" w:rsidR="00307C80" w:rsidRDefault="00B44F08">
            <w:pPr>
              <w:spacing w:line="36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300</w:t>
            </w:r>
          </w:p>
        </w:tc>
        <w:tc>
          <w:tcPr>
            <w:tcW w:w="929" w:type="dxa"/>
          </w:tcPr>
          <w:p w14:paraId="48734F01" w14:textId="77777777" w:rsidR="00307C80" w:rsidRDefault="00B44F08">
            <w:pPr>
              <w:spacing w:line="36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500</w:t>
            </w:r>
          </w:p>
        </w:tc>
        <w:tc>
          <w:tcPr>
            <w:tcW w:w="928" w:type="dxa"/>
          </w:tcPr>
          <w:p w14:paraId="0AAAB215" w14:textId="77777777" w:rsidR="00307C80" w:rsidRDefault="00B44F08">
            <w:pPr>
              <w:spacing w:line="36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700</w:t>
            </w:r>
          </w:p>
        </w:tc>
        <w:tc>
          <w:tcPr>
            <w:tcW w:w="929" w:type="dxa"/>
          </w:tcPr>
          <w:p w14:paraId="517E8580" w14:textId="77777777" w:rsidR="00307C80" w:rsidRDefault="00B44F08">
            <w:pPr>
              <w:spacing w:line="36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831</w:t>
            </w:r>
          </w:p>
        </w:tc>
      </w:tr>
      <w:tr w:rsidR="00307C80" w14:paraId="7F555EFD" w14:textId="77777777">
        <w:tc>
          <w:tcPr>
            <w:tcW w:w="2370" w:type="dxa"/>
          </w:tcPr>
          <w:p w14:paraId="59E6A893" w14:textId="77777777" w:rsidR="00307C80" w:rsidRDefault="00B44F08">
            <w:pPr>
              <w:spacing w:line="360" w:lineRule="auto"/>
              <w:ind w:firstLine="400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6</w:t>
            </w:r>
            <w:r>
              <w:rPr>
                <w:bCs/>
                <w:sz w:val="20"/>
                <w:szCs w:val="20"/>
              </w:rPr>
              <w:t>V-</w:t>
            </w:r>
            <w:r>
              <w:rPr>
                <w:rFonts w:hint="eastAsia"/>
                <w:bCs/>
                <w:sz w:val="20"/>
                <w:szCs w:val="20"/>
              </w:rPr>
              <w:t>光生电流（</w:t>
            </w:r>
            <w:r>
              <w:rPr>
                <w:bCs/>
                <w:sz w:val="20"/>
                <w:szCs w:val="20"/>
              </w:rPr>
              <w:t>μ</w:t>
            </w:r>
            <w:r>
              <w:rPr>
                <w:rFonts w:hint="eastAsia"/>
                <w:bCs/>
                <w:sz w:val="20"/>
                <w:szCs w:val="20"/>
              </w:rPr>
              <w:t>A</w:t>
            </w:r>
            <w:r>
              <w:rPr>
                <w:rFonts w:hint="eastAsia"/>
                <w:bCs/>
                <w:sz w:val="20"/>
                <w:szCs w:val="20"/>
              </w:rPr>
              <w:t>）</w:t>
            </w:r>
          </w:p>
        </w:tc>
        <w:tc>
          <w:tcPr>
            <w:tcW w:w="928" w:type="dxa"/>
          </w:tcPr>
          <w:p w14:paraId="00DDE9B2" w14:textId="77777777" w:rsidR="00307C80" w:rsidRDefault="00B44F08">
            <w:pPr>
              <w:spacing w:line="36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0.1</w:t>
            </w:r>
          </w:p>
        </w:tc>
        <w:tc>
          <w:tcPr>
            <w:tcW w:w="929" w:type="dxa"/>
          </w:tcPr>
          <w:p w14:paraId="5C5B006B" w14:textId="77777777" w:rsidR="00307C80" w:rsidRDefault="00B44F08">
            <w:pPr>
              <w:spacing w:line="36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1.9</w:t>
            </w:r>
          </w:p>
        </w:tc>
        <w:tc>
          <w:tcPr>
            <w:tcW w:w="928" w:type="dxa"/>
          </w:tcPr>
          <w:p w14:paraId="2A2BEFE6" w14:textId="77777777" w:rsidR="00307C80" w:rsidRDefault="00B44F08">
            <w:pPr>
              <w:spacing w:line="36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5.6</w:t>
            </w:r>
          </w:p>
        </w:tc>
        <w:tc>
          <w:tcPr>
            <w:tcW w:w="929" w:type="dxa"/>
          </w:tcPr>
          <w:p w14:paraId="729F267D" w14:textId="77777777" w:rsidR="00307C80" w:rsidRDefault="00B44F08">
            <w:pPr>
              <w:spacing w:line="36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9.2</w:t>
            </w:r>
          </w:p>
        </w:tc>
        <w:tc>
          <w:tcPr>
            <w:tcW w:w="928" w:type="dxa"/>
          </w:tcPr>
          <w:p w14:paraId="5E9484BE" w14:textId="77777777" w:rsidR="00307C80" w:rsidRDefault="00B44F08">
            <w:pPr>
              <w:spacing w:line="36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12.7</w:t>
            </w:r>
          </w:p>
        </w:tc>
        <w:tc>
          <w:tcPr>
            <w:tcW w:w="929" w:type="dxa"/>
          </w:tcPr>
          <w:p w14:paraId="02B54644" w14:textId="77777777" w:rsidR="00307C80" w:rsidRDefault="00B44F08">
            <w:pPr>
              <w:spacing w:line="36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14.8</w:t>
            </w:r>
          </w:p>
        </w:tc>
      </w:tr>
      <w:tr w:rsidR="00307C80" w14:paraId="03F8325B" w14:textId="77777777">
        <w:tc>
          <w:tcPr>
            <w:tcW w:w="2370" w:type="dxa"/>
          </w:tcPr>
          <w:p w14:paraId="092A0A46" w14:textId="77777777" w:rsidR="00307C80" w:rsidRDefault="00B44F08">
            <w:pPr>
              <w:spacing w:line="360" w:lineRule="auto"/>
              <w:ind w:firstLine="400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8</w:t>
            </w:r>
            <w:r>
              <w:rPr>
                <w:bCs/>
                <w:sz w:val="20"/>
                <w:szCs w:val="20"/>
              </w:rPr>
              <w:t>V-</w:t>
            </w:r>
            <w:r>
              <w:rPr>
                <w:rFonts w:hint="eastAsia"/>
                <w:bCs/>
                <w:sz w:val="20"/>
                <w:szCs w:val="20"/>
              </w:rPr>
              <w:t>光生电流（</w:t>
            </w:r>
            <w:r>
              <w:rPr>
                <w:bCs/>
                <w:sz w:val="20"/>
                <w:szCs w:val="20"/>
              </w:rPr>
              <w:t>μ</w:t>
            </w:r>
            <w:r>
              <w:rPr>
                <w:rFonts w:hint="eastAsia"/>
                <w:bCs/>
                <w:sz w:val="20"/>
                <w:szCs w:val="20"/>
              </w:rPr>
              <w:t>A</w:t>
            </w:r>
            <w:r>
              <w:rPr>
                <w:rFonts w:hint="eastAsia"/>
                <w:bCs/>
                <w:sz w:val="20"/>
                <w:szCs w:val="20"/>
              </w:rPr>
              <w:t>）</w:t>
            </w:r>
          </w:p>
        </w:tc>
        <w:tc>
          <w:tcPr>
            <w:tcW w:w="928" w:type="dxa"/>
          </w:tcPr>
          <w:p w14:paraId="2CD8DB4D" w14:textId="77777777" w:rsidR="00307C80" w:rsidRDefault="00B44F08">
            <w:pPr>
              <w:spacing w:line="36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0.1</w:t>
            </w:r>
          </w:p>
        </w:tc>
        <w:tc>
          <w:tcPr>
            <w:tcW w:w="929" w:type="dxa"/>
          </w:tcPr>
          <w:p w14:paraId="1661D179" w14:textId="77777777" w:rsidR="00307C80" w:rsidRDefault="00B44F08">
            <w:pPr>
              <w:spacing w:line="36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2.5</w:t>
            </w:r>
          </w:p>
        </w:tc>
        <w:tc>
          <w:tcPr>
            <w:tcW w:w="928" w:type="dxa"/>
          </w:tcPr>
          <w:p w14:paraId="41ADC0C9" w14:textId="77777777" w:rsidR="00307C80" w:rsidRDefault="00B44F08">
            <w:pPr>
              <w:spacing w:line="36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7.3</w:t>
            </w:r>
          </w:p>
        </w:tc>
        <w:tc>
          <w:tcPr>
            <w:tcW w:w="929" w:type="dxa"/>
          </w:tcPr>
          <w:p w14:paraId="41C9B0D7" w14:textId="77777777" w:rsidR="00307C80" w:rsidRDefault="00B44F08">
            <w:pPr>
              <w:spacing w:line="36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12.0</w:t>
            </w:r>
          </w:p>
        </w:tc>
        <w:tc>
          <w:tcPr>
            <w:tcW w:w="928" w:type="dxa"/>
          </w:tcPr>
          <w:p w14:paraId="71920F6E" w14:textId="77777777" w:rsidR="00307C80" w:rsidRDefault="00B44F08">
            <w:pPr>
              <w:spacing w:line="36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16.6</w:t>
            </w:r>
          </w:p>
        </w:tc>
        <w:tc>
          <w:tcPr>
            <w:tcW w:w="929" w:type="dxa"/>
          </w:tcPr>
          <w:p w14:paraId="0B66DB50" w14:textId="77777777" w:rsidR="00307C80" w:rsidRDefault="00B44F08">
            <w:pPr>
              <w:spacing w:line="36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19.5</w:t>
            </w:r>
          </w:p>
        </w:tc>
      </w:tr>
    </w:tbl>
    <w:p w14:paraId="63B07990" w14:textId="77777777" w:rsidR="00307C80" w:rsidRDefault="00B44F08">
      <w:pPr>
        <w:spacing w:line="360" w:lineRule="auto"/>
      </w:pPr>
      <w:r>
        <w:rPr>
          <w:rFonts w:hint="eastAsia"/>
        </w:rPr>
        <w:t>在同一坐标轴中描绘光照特性曲线并进行分析。</w:t>
      </w:r>
    </w:p>
    <w:p w14:paraId="04348579" w14:textId="77777777" w:rsidR="00307C80" w:rsidRDefault="00B44F08">
      <w:pPr>
        <w:spacing w:line="360" w:lineRule="auto"/>
      </w:pPr>
      <w:r>
        <w:rPr>
          <w:noProof/>
        </w:rPr>
        <w:drawing>
          <wp:inline distT="0" distB="0" distL="114300" distR="114300" wp14:anchorId="74108DC9" wp14:editId="3A1C4B69">
            <wp:extent cx="4826000" cy="2743200"/>
            <wp:effectExtent l="4445" t="4445" r="8255" b="8255"/>
            <wp:docPr id="6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DF1259B" w14:textId="229265B9" w:rsidR="00307C80" w:rsidRDefault="007F5D1D">
      <w:pPr>
        <w:spacing w:line="360" w:lineRule="auto"/>
        <w:ind w:firstLine="420"/>
        <w:rPr>
          <w:szCs w:val="21"/>
        </w:rPr>
      </w:pPr>
      <w:bookmarkStart w:id="56" w:name="_Toc10339"/>
      <w:bookmarkStart w:id="57" w:name="_Toc31808"/>
      <w:bookmarkStart w:id="58" w:name="_Toc196964036"/>
      <w:bookmarkStart w:id="59" w:name="_Toc31303"/>
      <w:bookmarkStart w:id="60" w:name="_Toc250040243"/>
      <w:r>
        <w:rPr>
          <w:rFonts w:hint="eastAsia"/>
          <w:szCs w:val="21"/>
        </w:rPr>
        <w:t>答：1</w:t>
      </w:r>
      <w:r>
        <w:rPr>
          <w:szCs w:val="21"/>
        </w:rPr>
        <w:t>.</w:t>
      </w:r>
      <w:r w:rsidR="00B44F08">
        <w:rPr>
          <w:szCs w:val="21"/>
        </w:rPr>
        <w:t>两条曲线都显示光电流随光照度增加而快速增加，在</w:t>
      </w:r>
      <w:r w:rsidR="00B44F08">
        <w:rPr>
          <w:szCs w:val="21"/>
        </w:rPr>
        <w:t>0-500Lx</w:t>
      </w:r>
      <w:r w:rsidR="00B44F08">
        <w:rPr>
          <w:szCs w:val="21"/>
        </w:rPr>
        <w:t>区域线性度较好，</w:t>
      </w:r>
      <w:r w:rsidR="00B44F08">
        <w:rPr>
          <w:szCs w:val="21"/>
        </w:rPr>
        <w:t>500Lx</w:t>
      </w:r>
      <w:r w:rsidR="00B44F08">
        <w:rPr>
          <w:szCs w:val="21"/>
        </w:rPr>
        <w:t>以上增长略有放缓但仍保持较高灵敏度。</w:t>
      </w:r>
    </w:p>
    <w:p w14:paraId="573CA36B" w14:textId="10163AC2" w:rsidR="00307C80" w:rsidRDefault="007F5D1D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.</w:t>
      </w:r>
      <w:r w:rsidR="00B44F08">
        <w:rPr>
          <w:szCs w:val="21"/>
        </w:rPr>
        <w:t>8V</w:t>
      </w:r>
      <w:r w:rsidR="00B44F08">
        <w:rPr>
          <w:szCs w:val="21"/>
        </w:rPr>
        <w:t>偏压下的曲线始终高于</w:t>
      </w:r>
      <w:r w:rsidR="00B44F08">
        <w:rPr>
          <w:szCs w:val="21"/>
        </w:rPr>
        <w:t>6V</w:t>
      </w:r>
      <w:r w:rsidR="00B44F08">
        <w:rPr>
          <w:szCs w:val="21"/>
        </w:rPr>
        <w:t>偏压下的曲线，且差值随光照度增大而增大</w:t>
      </w:r>
      <w:r w:rsidR="00B44F08">
        <w:rPr>
          <w:szCs w:val="21"/>
        </w:rPr>
        <w:t>。这说明增大集电极</w:t>
      </w:r>
      <w:r w:rsidR="00B44F08">
        <w:rPr>
          <w:szCs w:val="21"/>
        </w:rPr>
        <w:t>-</w:t>
      </w:r>
      <w:r w:rsidR="00B44F08">
        <w:rPr>
          <w:szCs w:val="21"/>
        </w:rPr>
        <w:t>发射极电压</w:t>
      </w:r>
      <w:r w:rsidR="00B44F08">
        <w:rPr>
          <w:rFonts w:hint="eastAsia"/>
          <w:szCs w:val="21"/>
        </w:rPr>
        <w:t>,</w:t>
      </w:r>
      <w:r w:rsidR="00B44F08">
        <w:rPr>
          <w:szCs w:val="21"/>
        </w:rPr>
        <w:t>可以增强光电三极管的电流放大能力，从而提高其光照灵敏度。</w:t>
      </w:r>
    </w:p>
    <w:p w14:paraId="4C56204E" w14:textId="77777777" w:rsidR="00307C80" w:rsidRDefault="00307C80">
      <w:pPr>
        <w:spacing w:line="360" w:lineRule="auto"/>
        <w:ind w:firstLine="420"/>
        <w:rPr>
          <w:szCs w:val="21"/>
        </w:rPr>
      </w:pPr>
    </w:p>
    <w:p w14:paraId="1F222169" w14:textId="77777777" w:rsidR="00307C80" w:rsidRDefault="00307C80">
      <w:pPr>
        <w:spacing w:line="360" w:lineRule="auto"/>
        <w:ind w:firstLine="420"/>
        <w:rPr>
          <w:szCs w:val="21"/>
        </w:rPr>
      </w:pPr>
    </w:p>
    <w:p w14:paraId="7B688126" w14:textId="77777777" w:rsidR="00307C80" w:rsidRDefault="00307C80">
      <w:pPr>
        <w:spacing w:line="360" w:lineRule="auto"/>
        <w:ind w:firstLine="420"/>
        <w:rPr>
          <w:szCs w:val="21"/>
        </w:rPr>
      </w:pPr>
    </w:p>
    <w:p w14:paraId="732F7DFF" w14:textId="77777777" w:rsidR="00307C80" w:rsidRDefault="00307C80">
      <w:pPr>
        <w:spacing w:line="360" w:lineRule="auto"/>
        <w:rPr>
          <w:szCs w:val="21"/>
        </w:rPr>
      </w:pPr>
    </w:p>
    <w:p w14:paraId="00018EC2" w14:textId="77777777" w:rsidR="00307C80" w:rsidRDefault="00307C80">
      <w:pPr>
        <w:rPr>
          <w:b/>
        </w:rPr>
      </w:pPr>
    </w:p>
    <w:p w14:paraId="56CE6A56" w14:textId="77777777" w:rsidR="00307C80" w:rsidRDefault="00B44F08">
      <w:pPr>
        <w:rPr>
          <w:b/>
        </w:rPr>
      </w:pPr>
      <w:r>
        <w:rPr>
          <w:rFonts w:hint="eastAsia"/>
          <w:b/>
        </w:rPr>
        <w:t>3</w:t>
      </w:r>
      <w:r>
        <w:rPr>
          <w:rFonts w:hint="eastAsia"/>
          <w:b/>
        </w:rPr>
        <w:t>、光电三极管伏安特性</w:t>
      </w:r>
      <w:bookmarkEnd w:id="56"/>
      <w:bookmarkEnd w:id="57"/>
      <w:bookmarkEnd w:id="58"/>
      <w:bookmarkEnd w:id="59"/>
      <w:bookmarkEnd w:id="60"/>
    </w:p>
    <w:p w14:paraId="47D2587C" w14:textId="77777777" w:rsidR="00307C80" w:rsidRDefault="00B44F08">
      <w:pPr>
        <w:jc w:val="center"/>
        <w:rPr>
          <w:bCs/>
          <w:sz w:val="20"/>
          <w:szCs w:val="20"/>
        </w:rPr>
      </w:pPr>
      <w:r>
        <w:rPr>
          <w:rFonts w:hint="eastAsia"/>
          <w:bCs/>
          <w:sz w:val="20"/>
          <w:szCs w:val="20"/>
        </w:rPr>
        <w:t>表</w:t>
      </w:r>
      <w:r>
        <w:rPr>
          <w:rFonts w:hint="eastAsia"/>
          <w:bCs/>
          <w:sz w:val="20"/>
          <w:szCs w:val="20"/>
        </w:rPr>
        <w:t xml:space="preserve">3 </w:t>
      </w:r>
      <w:r>
        <w:rPr>
          <w:rFonts w:hint="eastAsia"/>
          <w:bCs/>
          <w:sz w:val="20"/>
          <w:szCs w:val="20"/>
        </w:rPr>
        <w:t>光电三极管伏安特性</w:t>
      </w:r>
    </w:p>
    <w:tbl>
      <w:tblPr>
        <w:tblpPr w:leftFromText="180" w:rightFromText="180" w:vertAnchor="text" w:horzAnchor="margin" w:tblpX="506" w:tblpY="9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39"/>
        <w:gridCol w:w="702"/>
        <w:gridCol w:w="703"/>
        <w:gridCol w:w="702"/>
        <w:gridCol w:w="703"/>
        <w:gridCol w:w="702"/>
        <w:gridCol w:w="703"/>
        <w:gridCol w:w="702"/>
      </w:tblGrid>
      <w:tr w:rsidR="00307C80" w14:paraId="228F72C1" w14:textId="77777777">
        <w:trPr>
          <w:trHeight w:val="315"/>
        </w:trPr>
        <w:tc>
          <w:tcPr>
            <w:tcW w:w="1939" w:type="dxa"/>
          </w:tcPr>
          <w:p w14:paraId="6B995C52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偏压（</w:t>
            </w:r>
            <w:r>
              <w:rPr>
                <w:rFonts w:hint="eastAsia"/>
                <w:bCs/>
                <w:sz w:val="20"/>
                <w:szCs w:val="20"/>
              </w:rPr>
              <w:t>V</w:t>
            </w:r>
            <w:r>
              <w:rPr>
                <w:rFonts w:hint="eastAsia"/>
                <w:bCs/>
                <w:sz w:val="20"/>
                <w:szCs w:val="20"/>
              </w:rPr>
              <w:t>）</w:t>
            </w:r>
          </w:p>
        </w:tc>
        <w:tc>
          <w:tcPr>
            <w:tcW w:w="702" w:type="dxa"/>
            <w:vAlign w:val="center"/>
          </w:tcPr>
          <w:p w14:paraId="7577965E" w14:textId="77777777" w:rsidR="00307C80" w:rsidRDefault="00B44F08">
            <w:pPr>
              <w:autoSpaceDE w:val="0"/>
              <w:autoSpaceDN w:val="0"/>
              <w:adjustRightInd w:val="0"/>
              <w:ind w:firstLineChars="100" w:firstLine="20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0</w:t>
            </w:r>
          </w:p>
        </w:tc>
        <w:tc>
          <w:tcPr>
            <w:tcW w:w="703" w:type="dxa"/>
            <w:vAlign w:val="center"/>
          </w:tcPr>
          <w:p w14:paraId="07D09999" w14:textId="77777777" w:rsidR="00307C80" w:rsidRDefault="00B44F08">
            <w:pPr>
              <w:autoSpaceDE w:val="0"/>
              <w:autoSpaceDN w:val="0"/>
              <w:adjustRightInd w:val="0"/>
              <w:ind w:firstLineChars="100" w:firstLine="20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1</w:t>
            </w:r>
          </w:p>
        </w:tc>
        <w:tc>
          <w:tcPr>
            <w:tcW w:w="702" w:type="dxa"/>
            <w:vAlign w:val="center"/>
          </w:tcPr>
          <w:p w14:paraId="68A14963" w14:textId="77777777" w:rsidR="00307C80" w:rsidRDefault="00B44F08">
            <w:pPr>
              <w:autoSpaceDE w:val="0"/>
              <w:autoSpaceDN w:val="0"/>
              <w:adjustRightInd w:val="0"/>
              <w:ind w:firstLineChars="100" w:firstLine="20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2</w:t>
            </w:r>
          </w:p>
        </w:tc>
        <w:tc>
          <w:tcPr>
            <w:tcW w:w="703" w:type="dxa"/>
            <w:vAlign w:val="center"/>
          </w:tcPr>
          <w:p w14:paraId="0E894DC2" w14:textId="77777777" w:rsidR="00307C80" w:rsidRDefault="00B44F08">
            <w:pPr>
              <w:autoSpaceDE w:val="0"/>
              <w:autoSpaceDN w:val="0"/>
              <w:adjustRightInd w:val="0"/>
              <w:ind w:firstLineChars="100" w:firstLine="20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4</w:t>
            </w:r>
          </w:p>
        </w:tc>
        <w:tc>
          <w:tcPr>
            <w:tcW w:w="702" w:type="dxa"/>
            <w:vAlign w:val="center"/>
          </w:tcPr>
          <w:p w14:paraId="4478C971" w14:textId="77777777" w:rsidR="00307C80" w:rsidRDefault="00B44F08">
            <w:pPr>
              <w:autoSpaceDE w:val="0"/>
              <w:autoSpaceDN w:val="0"/>
              <w:adjustRightInd w:val="0"/>
              <w:ind w:firstLineChars="100" w:firstLine="20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6</w:t>
            </w:r>
          </w:p>
        </w:tc>
        <w:tc>
          <w:tcPr>
            <w:tcW w:w="703" w:type="dxa"/>
            <w:vAlign w:val="center"/>
          </w:tcPr>
          <w:p w14:paraId="68D4D634" w14:textId="77777777" w:rsidR="00307C80" w:rsidRDefault="00B44F08">
            <w:pPr>
              <w:autoSpaceDE w:val="0"/>
              <w:autoSpaceDN w:val="0"/>
              <w:adjustRightInd w:val="0"/>
              <w:ind w:firstLineChars="100" w:firstLine="20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8</w:t>
            </w:r>
          </w:p>
        </w:tc>
        <w:tc>
          <w:tcPr>
            <w:tcW w:w="702" w:type="dxa"/>
            <w:vAlign w:val="center"/>
          </w:tcPr>
          <w:p w14:paraId="482A8725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</w:t>
            </w:r>
          </w:p>
        </w:tc>
      </w:tr>
      <w:tr w:rsidR="00307C80" w14:paraId="49384659" w14:textId="77777777">
        <w:trPr>
          <w:trHeight w:val="315"/>
        </w:trPr>
        <w:tc>
          <w:tcPr>
            <w:tcW w:w="1939" w:type="dxa"/>
          </w:tcPr>
          <w:p w14:paraId="7432278F" w14:textId="77777777" w:rsidR="00307C80" w:rsidRDefault="00B44F08">
            <w:pPr>
              <w:autoSpaceDE w:val="0"/>
              <w:autoSpaceDN w:val="0"/>
              <w:adjustRightInd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lastRenderedPageBreak/>
              <w:t>1</w:t>
            </w:r>
            <w:r>
              <w:rPr>
                <w:rFonts w:hint="eastAsia"/>
                <w:bCs/>
                <w:sz w:val="20"/>
                <w:szCs w:val="20"/>
              </w:rPr>
              <w:t>00Lx</w:t>
            </w:r>
            <w:r>
              <w:rPr>
                <w:rFonts w:hint="eastAsia"/>
                <w:bCs/>
                <w:sz w:val="20"/>
                <w:szCs w:val="20"/>
              </w:rPr>
              <w:t>光生电（</w:t>
            </w:r>
            <w:r>
              <w:rPr>
                <w:bCs/>
                <w:sz w:val="20"/>
                <w:szCs w:val="20"/>
              </w:rPr>
              <w:t>μ</w:t>
            </w:r>
            <w:r>
              <w:rPr>
                <w:rFonts w:hint="eastAsia"/>
                <w:bCs/>
                <w:sz w:val="20"/>
                <w:szCs w:val="20"/>
              </w:rPr>
              <w:t>A</w:t>
            </w:r>
            <w:r>
              <w:rPr>
                <w:rFonts w:hint="eastAsia"/>
                <w:bCs/>
                <w:sz w:val="20"/>
                <w:szCs w:val="20"/>
              </w:rPr>
              <w:t>）</w:t>
            </w:r>
          </w:p>
        </w:tc>
        <w:tc>
          <w:tcPr>
            <w:tcW w:w="702" w:type="dxa"/>
          </w:tcPr>
          <w:p w14:paraId="432483CC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0.1</w:t>
            </w:r>
          </w:p>
        </w:tc>
        <w:tc>
          <w:tcPr>
            <w:tcW w:w="703" w:type="dxa"/>
          </w:tcPr>
          <w:p w14:paraId="6AE103D8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1.3</w:t>
            </w:r>
          </w:p>
        </w:tc>
        <w:tc>
          <w:tcPr>
            <w:tcW w:w="702" w:type="dxa"/>
          </w:tcPr>
          <w:p w14:paraId="555D7465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1.4</w:t>
            </w:r>
          </w:p>
        </w:tc>
        <w:tc>
          <w:tcPr>
            <w:tcW w:w="703" w:type="dxa"/>
          </w:tcPr>
          <w:p w14:paraId="7D473B80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1.6</w:t>
            </w:r>
          </w:p>
        </w:tc>
        <w:tc>
          <w:tcPr>
            <w:tcW w:w="702" w:type="dxa"/>
          </w:tcPr>
          <w:p w14:paraId="30C2A486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1.9</w:t>
            </w:r>
          </w:p>
        </w:tc>
        <w:tc>
          <w:tcPr>
            <w:tcW w:w="703" w:type="dxa"/>
          </w:tcPr>
          <w:p w14:paraId="362E6872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2.5</w:t>
            </w:r>
          </w:p>
        </w:tc>
        <w:tc>
          <w:tcPr>
            <w:tcW w:w="702" w:type="dxa"/>
          </w:tcPr>
          <w:p w14:paraId="2D69A6FF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3.1</w:t>
            </w:r>
          </w:p>
        </w:tc>
      </w:tr>
      <w:tr w:rsidR="00307C80" w14:paraId="6103B52A" w14:textId="77777777">
        <w:trPr>
          <w:trHeight w:val="315"/>
        </w:trPr>
        <w:tc>
          <w:tcPr>
            <w:tcW w:w="1939" w:type="dxa"/>
          </w:tcPr>
          <w:p w14:paraId="0EEFA9A3" w14:textId="77777777" w:rsidR="00307C80" w:rsidRDefault="00B44F08">
            <w:pPr>
              <w:autoSpaceDE w:val="0"/>
              <w:autoSpaceDN w:val="0"/>
              <w:adjustRightInd w:val="0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200Lx</w:t>
            </w:r>
            <w:r>
              <w:rPr>
                <w:rFonts w:hint="eastAsia"/>
                <w:bCs/>
                <w:sz w:val="20"/>
                <w:szCs w:val="20"/>
              </w:rPr>
              <w:t>光生电（</w:t>
            </w:r>
            <w:r>
              <w:rPr>
                <w:bCs/>
                <w:sz w:val="20"/>
                <w:szCs w:val="20"/>
              </w:rPr>
              <w:t>μ</w:t>
            </w:r>
            <w:r>
              <w:rPr>
                <w:rFonts w:hint="eastAsia"/>
                <w:bCs/>
                <w:sz w:val="20"/>
                <w:szCs w:val="20"/>
              </w:rPr>
              <w:t>A</w:t>
            </w:r>
            <w:r>
              <w:rPr>
                <w:rFonts w:hint="eastAsia"/>
                <w:bCs/>
                <w:sz w:val="20"/>
                <w:szCs w:val="20"/>
              </w:rPr>
              <w:t>）</w:t>
            </w:r>
          </w:p>
        </w:tc>
        <w:tc>
          <w:tcPr>
            <w:tcW w:w="702" w:type="dxa"/>
          </w:tcPr>
          <w:p w14:paraId="1B4B9BDF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0.1</w:t>
            </w:r>
          </w:p>
        </w:tc>
        <w:tc>
          <w:tcPr>
            <w:tcW w:w="703" w:type="dxa"/>
          </w:tcPr>
          <w:p w14:paraId="3EA782B1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2.5</w:t>
            </w:r>
          </w:p>
        </w:tc>
        <w:tc>
          <w:tcPr>
            <w:tcW w:w="702" w:type="dxa"/>
          </w:tcPr>
          <w:p w14:paraId="3B4DA17C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2.7</w:t>
            </w:r>
          </w:p>
        </w:tc>
        <w:tc>
          <w:tcPr>
            <w:tcW w:w="703" w:type="dxa"/>
          </w:tcPr>
          <w:p w14:paraId="2C38DC14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3.2</w:t>
            </w:r>
          </w:p>
        </w:tc>
        <w:tc>
          <w:tcPr>
            <w:tcW w:w="702" w:type="dxa"/>
          </w:tcPr>
          <w:p w14:paraId="1C5FB06D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3.7</w:t>
            </w:r>
          </w:p>
        </w:tc>
        <w:tc>
          <w:tcPr>
            <w:tcW w:w="703" w:type="dxa"/>
          </w:tcPr>
          <w:p w14:paraId="1E00122D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4.9</w:t>
            </w:r>
          </w:p>
        </w:tc>
        <w:tc>
          <w:tcPr>
            <w:tcW w:w="702" w:type="dxa"/>
          </w:tcPr>
          <w:p w14:paraId="03C61441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6.2</w:t>
            </w:r>
          </w:p>
        </w:tc>
      </w:tr>
      <w:tr w:rsidR="00307C80" w14:paraId="1C8C3562" w14:textId="77777777">
        <w:trPr>
          <w:trHeight w:val="315"/>
        </w:trPr>
        <w:tc>
          <w:tcPr>
            <w:tcW w:w="1939" w:type="dxa"/>
          </w:tcPr>
          <w:p w14:paraId="6649E4E5" w14:textId="77777777" w:rsidR="00307C80" w:rsidRDefault="00B44F08">
            <w:pPr>
              <w:autoSpaceDE w:val="0"/>
              <w:autoSpaceDN w:val="0"/>
              <w:adjustRightInd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  <w:r>
              <w:rPr>
                <w:rFonts w:hint="eastAsia"/>
                <w:bCs/>
                <w:sz w:val="20"/>
                <w:szCs w:val="20"/>
              </w:rPr>
              <w:t>00Lx</w:t>
            </w:r>
            <w:r>
              <w:rPr>
                <w:rFonts w:hint="eastAsia"/>
                <w:bCs/>
                <w:sz w:val="20"/>
                <w:szCs w:val="20"/>
              </w:rPr>
              <w:t>光生电（</w:t>
            </w:r>
            <w:r>
              <w:rPr>
                <w:bCs/>
                <w:sz w:val="20"/>
                <w:szCs w:val="20"/>
              </w:rPr>
              <w:t>μ</w:t>
            </w:r>
            <w:r>
              <w:rPr>
                <w:rFonts w:hint="eastAsia"/>
                <w:bCs/>
                <w:sz w:val="20"/>
                <w:szCs w:val="20"/>
              </w:rPr>
              <w:t>A</w:t>
            </w:r>
            <w:r>
              <w:rPr>
                <w:rFonts w:hint="eastAsia"/>
                <w:bCs/>
                <w:sz w:val="20"/>
                <w:szCs w:val="20"/>
              </w:rPr>
              <w:t>）</w:t>
            </w:r>
          </w:p>
        </w:tc>
        <w:tc>
          <w:tcPr>
            <w:tcW w:w="702" w:type="dxa"/>
          </w:tcPr>
          <w:p w14:paraId="3BDF20D3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0.1</w:t>
            </w:r>
          </w:p>
        </w:tc>
        <w:tc>
          <w:tcPr>
            <w:tcW w:w="703" w:type="dxa"/>
          </w:tcPr>
          <w:p w14:paraId="79FB0D40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6.0</w:t>
            </w:r>
          </w:p>
        </w:tc>
        <w:tc>
          <w:tcPr>
            <w:tcW w:w="702" w:type="dxa"/>
          </w:tcPr>
          <w:p w14:paraId="2F383ED8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6.5</w:t>
            </w:r>
          </w:p>
        </w:tc>
        <w:tc>
          <w:tcPr>
            <w:tcW w:w="703" w:type="dxa"/>
          </w:tcPr>
          <w:p w14:paraId="1BCFC235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7.6</w:t>
            </w:r>
          </w:p>
        </w:tc>
        <w:tc>
          <w:tcPr>
            <w:tcW w:w="702" w:type="dxa"/>
          </w:tcPr>
          <w:p w14:paraId="0C5A27A6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9.2</w:t>
            </w:r>
          </w:p>
        </w:tc>
        <w:tc>
          <w:tcPr>
            <w:tcW w:w="703" w:type="dxa"/>
          </w:tcPr>
          <w:p w14:paraId="79AFCE36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12.0</w:t>
            </w:r>
          </w:p>
        </w:tc>
        <w:tc>
          <w:tcPr>
            <w:tcW w:w="702" w:type="dxa"/>
          </w:tcPr>
          <w:p w14:paraId="6886F5AF" w14:textId="77777777" w:rsidR="00307C80" w:rsidRDefault="00B44F08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14.9</w:t>
            </w:r>
          </w:p>
        </w:tc>
      </w:tr>
    </w:tbl>
    <w:p w14:paraId="49E8BF47" w14:textId="77777777" w:rsidR="00307C80" w:rsidRDefault="00307C80">
      <w:pPr>
        <w:autoSpaceDE w:val="0"/>
        <w:autoSpaceDN w:val="0"/>
        <w:adjustRightInd w:val="0"/>
        <w:ind w:firstLine="420"/>
        <w:rPr>
          <w:szCs w:val="21"/>
        </w:rPr>
      </w:pPr>
    </w:p>
    <w:p w14:paraId="00FED5FF" w14:textId="77777777" w:rsidR="00307C80" w:rsidRDefault="00307C80">
      <w:pPr>
        <w:autoSpaceDE w:val="0"/>
        <w:autoSpaceDN w:val="0"/>
        <w:adjustRightInd w:val="0"/>
        <w:rPr>
          <w:szCs w:val="21"/>
        </w:rPr>
      </w:pPr>
    </w:p>
    <w:p w14:paraId="4B644AE3" w14:textId="77777777" w:rsidR="00307C80" w:rsidRDefault="00307C80"/>
    <w:p w14:paraId="6199C998" w14:textId="77777777" w:rsidR="00307C80" w:rsidRDefault="00307C80"/>
    <w:p w14:paraId="63D7BD6F" w14:textId="77777777" w:rsidR="00307C80" w:rsidRDefault="00307C80">
      <w:pPr>
        <w:spacing w:line="360" w:lineRule="auto"/>
      </w:pPr>
    </w:p>
    <w:p w14:paraId="668B36C5" w14:textId="77777777" w:rsidR="00307C80" w:rsidRDefault="00B44F08">
      <w:pPr>
        <w:spacing w:line="360" w:lineRule="auto"/>
      </w:pPr>
      <w:r>
        <w:rPr>
          <w:rFonts w:hint="eastAsia"/>
        </w:rPr>
        <w:t>在同一坐标轴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伏安特性曲线。并进行比较</w:t>
      </w:r>
    </w:p>
    <w:p w14:paraId="05C10F8B" w14:textId="77777777" w:rsidR="00307C80" w:rsidRDefault="00B44F08">
      <w:pPr>
        <w:spacing w:line="360" w:lineRule="auto"/>
      </w:pPr>
      <w:r>
        <w:rPr>
          <w:noProof/>
        </w:rPr>
        <w:drawing>
          <wp:inline distT="0" distB="0" distL="114300" distR="114300" wp14:anchorId="6A85CA7E" wp14:editId="29B62B53">
            <wp:extent cx="4826000" cy="2743200"/>
            <wp:effectExtent l="4445" t="4445" r="8255" b="8255"/>
            <wp:docPr id="7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A7DF128" w14:textId="648822E3" w:rsidR="00307C80" w:rsidRDefault="007F5D1D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答：1</w:t>
      </w:r>
      <w:r>
        <w:rPr>
          <w:szCs w:val="21"/>
        </w:rPr>
        <w:t>.</w:t>
      </w:r>
      <w:r w:rsidR="00B44F08">
        <w:rPr>
          <w:szCs w:val="21"/>
        </w:rPr>
        <w:t>与光电二极管的平坦曲线</w:t>
      </w:r>
      <w:r>
        <w:rPr>
          <w:rFonts w:hint="eastAsia"/>
          <w:szCs w:val="21"/>
        </w:rPr>
        <w:t>相比</w:t>
      </w:r>
      <w:r w:rsidR="00B44F08">
        <w:rPr>
          <w:szCs w:val="21"/>
        </w:rPr>
        <w:t>，光电三极管的曲线呈现明显的上升趋势。这体现了晶体管特性：集电极电流会随着</w:t>
      </w:r>
      <w:r w:rsidR="00B44F08">
        <w:rPr>
          <w:rFonts w:hint="eastAsia"/>
          <w:szCs w:val="21"/>
        </w:rPr>
        <w:t>偏压</w:t>
      </w:r>
      <w:r w:rsidR="00B44F08">
        <w:rPr>
          <w:szCs w:val="21"/>
        </w:rPr>
        <w:t>的增加而增加，在低电压</w:t>
      </w:r>
      <w:proofErr w:type="gramStart"/>
      <w:r w:rsidR="00B44F08">
        <w:rPr>
          <w:szCs w:val="21"/>
        </w:rPr>
        <w:t>区</w:t>
      </w:r>
      <w:r w:rsidR="00B44F08">
        <w:rPr>
          <w:szCs w:val="21"/>
        </w:rPr>
        <w:t>增长</w:t>
      </w:r>
      <w:proofErr w:type="gramEnd"/>
      <w:r w:rsidR="00B44F08">
        <w:rPr>
          <w:szCs w:val="21"/>
        </w:rPr>
        <w:t>较缓，进入放大区后增长加快。</w:t>
      </w:r>
    </w:p>
    <w:p w14:paraId="2C996512" w14:textId="7B94BBEB" w:rsidR="00307C80" w:rsidRDefault="007F5D1D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.</w:t>
      </w:r>
      <w:r w:rsidR="00B44F08">
        <w:rPr>
          <w:szCs w:val="21"/>
        </w:rPr>
        <w:t>照度越大，曲线越陡峭，这证明光照产生的基极电流被晶体管放大，并随着</w:t>
      </w:r>
      <w:r w:rsidR="00B44F08">
        <w:rPr>
          <w:rFonts w:hint="eastAsia"/>
          <w:szCs w:val="21"/>
        </w:rPr>
        <w:t>偏压</w:t>
      </w:r>
      <w:r w:rsidR="00B44F08">
        <w:rPr>
          <w:szCs w:val="21"/>
        </w:rPr>
        <w:t>的增大表现出更明显的放大作用。</w:t>
      </w:r>
    </w:p>
    <w:p w14:paraId="13C73FB4" w14:textId="77777777" w:rsidR="00307C80" w:rsidRDefault="00307C80">
      <w:pPr>
        <w:spacing w:line="360" w:lineRule="auto"/>
        <w:ind w:firstLine="420"/>
        <w:rPr>
          <w:szCs w:val="21"/>
        </w:rPr>
      </w:pPr>
    </w:p>
    <w:p w14:paraId="5DE39FE6" w14:textId="77777777" w:rsidR="00307C80" w:rsidRDefault="00307C80">
      <w:pPr>
        <w:spacing w:line="360" w:lineRule="auto"/>
        <w:ind w:firstLine="420"/>
        <w:rPr>
          <w:szCs w:val="21"/>
        </w:rPr>
      </w:pPr>
    </w:p>
    <w:p w14:paraId="007A2DA6" w14:textId="77777777" w:rsidR="00307C80" w:rsidRDefault="00307C80">
      <w:pPr>
        <w:spacing w:line="360" w:lineRule="auto"/>
        <w:ind w:firstLine="420"/>
        <w:rPr>
          <w:szCs w:val="21"/>
        </w:rPr>
      </w:pPr>
    </w:p>
    <w:p w14:paraId="6A35ECC7" w14:textId="77777777" w:rsidR="00307C80" w:rsidRDefault="00307C80">
      <w:pPr>
        <w:spacing w:line="360" w:lineRule="auto"/>
        <w:ind w:firstLine="420"/>
        <w:rPr>
          <w:szCs w:val="21"/>
        </w:rPr>
      </w:pPr>
    </w:p>
    <w:p w14:paraId="31C98655" w14:textId="77777777" w:rsidR="00307C80" w:rsidRDefault="00307C80">
      <w:pPr>
        <w:spacing w:line="360" w:lineRule="auto"/>
        <w:ind w:firstLine="420"/>
        <w:rPr>
          <w:szCs w:val="21"/>
        </w:rPr>
      </w:pPr>
    </w:p>
    <w:p w14:paraId="1B33295F" w14:textId="77777777" w:rsidR="00307C80" w:rsidRDefault="00307C80">
      <w:pPr>
        <w:spacing w:line="360" w:lineRule="auto"/>
        <w:ind w:firstLine="420"/>
        <w:rPr>
          <w:szCs w:val="21"/>
        </w:rPr>
      </w:pPr>
    </w:p>
    <w:p w14:paraId="14C6E7B9" w14:textId="77777777" w:rsidR="00307C80" w:rsidRDefault="00307C80">
      <w:pPr>
        <w:spacing w:line="360" w:lineRule="auto"/>
        <w:ind w:firstLine="420"/>
        <w:rPr>
          <w:szCs w:val="21"/>
        </w:rPr>
      </w:pPr>
    </w:p>
    <w:p w14:paraId="0035F2AD" w14:textId="77777777" w:rsidR="007F5D1D" w:rsidRDefault="007F5D1D">
      <w:pPr>
        <w:rPr>
          <w:b/>
        </w:rPr>
      </w:pPr>
    </w:p>
    <w:p w14:paraId="35825F3C" w14:textId="4677E26B" w:rsidR="00307C80" w:rsidRDefault="00B44F08">
      <w:pPr>
        <w:rPr>
          <w:b/>
        </w:rPr>
      </w:pPr>
      <w:r>
        <w:rPr>
          <w:rFonts w:hint="eastAsia"/>
          <w:b/>
        </w:rPr>
        <w:t>4</w:t>
      </w:r>
      <w:r>
        <w:rPr>
          <w:rFonts w:hint="eastAsia"/>
          <w:b/>
        </w:rPr>
        <w:t>、光调制解调实验</w:t>
      </w:r>
    </w:p>
    <w:p w14:paraId="658C4EA5" w14:textId="77777777" w:rsidR="00307C80" w:rsidRDefault="00B44F08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观察示波器两个通道信号，缓慢调节</w:t>
      </w:r>
      <w:r>
        <w:rPr>
          <w:rFonts w:hint="eastAsia"/>
          <w:b/>
        </w:rPr>
        <w:t>直流电源幅度</w:t>
      </w:r>
      <w:r>
        <w:rPr>
          <w:rFonts w:hint="eastAsia"/>
        </w:rPr>
        <w:t>调节和</w:t>
      </w:r>
      <w:r>
        <w:rPr>
          <w:rFonts w:hint="eastAsia"/>
          <w:b/>
        </w:rPr>
        <w:t>光照度</w:t>
      </w:r>
      <w:r>
        <w:rPr>
          <w:rFonts w:hint="eastAsia"/>
        </w:rPr>
        <w:t>调节电位器直到示波器上观察到信号清晰为止，</w:t>
      </w:r>
      <w:r>
        <w:rPr>
          <w:rFonts w:hint="eastAsia"/>
          <w:color w:val="FF0000"/>
        </w:rPr>
        <w:t>并</w:t>
      </w:r>
      <w:proofErr w:type="gramStart"/>
      <w:r>
        <w:rPr>
          <w:rFonts w:hint="eastAsia"/>
          <w:color w:val="FF0000"/>
        </w:rPr>
        <w:t>作出</w:t>
      </w:r>
      <w:proofErr w:type="gramEnd"/>
      <w:r>
        <w:rPr>
          <w:rFonts w:hint="eastAsia"/>
          <w:color w:val="FF0000"/>
        </w:rPr>
        <w:t>实验记录（拍照记录两个通道波形）。</w:t>
      </w:r>
    </w:p>
    <w:p w14:paraId="52B20594" w14:textId="77777777" w:rsidR="00307C80" w:rsidRDefault="00B44F08">
      <w:pPr>
        <w:jc w:val="center"/>
      </w:pPr>
      <w:r>
        <w:rPr>
          <w:rFonts w:hint="eastAsia"/>
          <w:noProof/>
        </w:rPr>
        <w:lastRenderedPageBreak/>
        <w:drawing>
          <wp:inline distT="0" distB="0" distL="114300" distR="114300" wp14:anchorId="4CA8EA0A" wp14:editId="07276823">
            <wp:extent cx="3722370" cy="2791460"/>
            <wp:effectExtent l="0" t="0" r="11430" b="2540"/>
            <wp:docPr id="1" name="图片 1" descr="be4d1fa732d67048dedf44e0161cb9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e4d1fa732d67048dedf44e0161cb93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237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DF5A" w14:textId="77777777" w:rsidR="00307C80" w:rsidRDefault="00307C80"/>
    <w:p w14:paraId="41613857" w14:textId="77777777" w:rsidR="00307C80" w:rsidRDefault="00B44F08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缓慢调节脉冲宽度调节电位器，增大输入信号的脉冲宽度，观察示波器两个通道信号的变化，</w:t>
      </w:r>
      <w:r>
        <w:rPr>
          <w:rFonts w:hint="eastAsia"/>
          <w:color w:val="FF0000"/>
        </w:rPr>
        <w:t>并</w:t>
      </w:r>
      <w:proofErr w:type="gramStart"/>
      <w:r>
        <w:rPr>
          <w:rFonts w:hint="eastAsia"/>
          <w:color w:val="FF0000"/>
        </w:rPr>
        <w:t>作出</w:t>
      </w:r>
      <w:proofErr w:type="gramEnd"/>
      <w:r>
        <w:rPr>
          <w:rFonts w:hint="eastAsia"/>
          <w:color w:val="FF0000"/>
        </w:rPr>
        <w:t>实验记录（拍照记录两个通道的波形）并进行文字分析。</w:t>
      </w:r>
    </w:p>
    <w:p w14:paraId="49BB47BC" w14:textId="29977D2E" w:rsidR="00307C80" w:rsidRDefault="00C61E93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答：</w:t>
      </w:r>
      <w:r w:rsidR="00B44F08">
        <w:rPr>
          <w:szCs w:val="21"/>
        </w:rPr>
        <w:t>当缓慢调节脉冲宽度调节电位器，增大输入信号的脉冲宽度后，输出波形出现了明显的</w:t>
      </w:r>
      <w:r w:rsidR="00B44F08">
        <w:rPr>
          <w:szCs w:val="21"/>
        </w:rPr>
        <w:t>失真，波形形状与输入信号产生较大偏差。</w:t>
      </w:r>
    </w:p>
    <w:p w14:paraId="30BBC0E1" w14:textId="77777777" w:rsidR="00307C80" w:rsidRDefault="00B44F08">
      <w:pPr>
        <w:spacing w:line="360" w:lineRule="auto"/>
        <w:jc w:val="center"/>
      </w:pPr>
      <w:r>
        <w:rPr>
          <w:rFonts w:hint="eastAsia"/>
          <w:noProof/>
        </w:rPr>
        <w:drawing>
          <wp:inline distT="0" distB="0" distL="114300" distR="114300" wp14:anchorId="0DD2CCC7" wp14:editId="6B069B66">
            <wp:extent cx="3554095" cy="2665730"/>
            <wp:effectExtent l="0" t="0" r="1905" b="1270"/>
            <wp:docPr id="2" name="图片 2" descr="6a269a01ca62695932409cf7a1c27e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a269a01ca62695932409cf7a1c27ed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4095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3974" w14:textId="77777777" w:rsidR="00307C80" w:rsidRDefault="00307C80">
      <w:pPr>
        <w:spacing w:line="360" w:lineRule="auto"/>
      </w:pPr>
    </w:p>
    <w:p w14:paraId="011FD616" w14:textId="77777777" w:rsidR="00307C80" w:rsidRDefault="00307C80">
      <w:pPr>
        <w:spacing w:line="360" w:lineRule="auto"/>
      </w:pPr>
    </w:p>
    <w:p w14:paraId="3D64AD49" w14:textId="77777777" w:rsidR="00307C80" w:rsidRDefault="00B44F08">
      <w:pPr>
        <w:pStyle w:val="1"/>
        <w:rPr>
          <w:rFonts w:ascii="黑体" w:eastAsia="黑体" w:hAnsi="黑体"/>
          <w:color w:val="000000"/>
          <w:sz w:val="36"/>
          <w:szCs w:val="36"/>
          <w:lang w:bidi="ar"/>
        </w:rPr>
      </w:pPr>
      <w:r>
        <w:rPr>
          <w:rFonts w:ascii="黑体" w:eastAsia="黑体" w:hAnsi="黑体" w:hint="eastAsia"/>
          <w:color w:val="000000"/>
          <w:sz w:val="36"/>
          <w:szCs w:val="36"/>
          <w:lang w:bidi="ar"/>
        </w:rPr>
        <w:t>实验</w:t>
      </w:r>
      <w:r>
        <w:rPr>
          <w:rFonts w:ascii="黑体" w:eastAsia="黑体" w:hAnsi="黑体" w:hint="eastAsia"/>
          <w:bCs w:val="0"/>
          <w:color w:val="000000"/>
          <w:sz w:val="36"/>
          <w:szCs w:val="36"/>
          <w:lang w:bidi="ar"/>
        </w:rPr>
        <w:t>三</w:t>
      </w:r>
      <w:r>
        <w:rPr>
          <w:rFonts w:ascii="黑体" w:eastAsia="黑体" w:hAnsi="黑体" w:hint="eastAsia"/>
          <w:color w:val="000000"/>
          <w:sz w:val="36"/>
          <w:szCs w:val="36"/>
          <w:lang w:bidi="ar"/>
        </w:rPr>
        <w:tab/>
      </w:r>
      <w:r>
        <w:rPr>
          <w:rFonts w:ascii="黑体" w:eastAsia="黑体" w:hAnsi="黑体" w:hint="eastAsia"/>
          <w:color w:val="000000"/>
          <w:sz w:val="36"/>
          <w:szCs w:val="36"/>
          <w:lang w:bidi="ar"/>
        </w:rPr>
        <w:t>硅光电池特性测试</w:t>
      </w:r>
    </w:p>
    <w:p w14:paraId="5A589233" w14:textId="77777777" w:rsidR="00307C80" w:rsidRDefault="00B44F08">
      <w:pPr>
        <w:rPr>
          <w:b/>
        </w:rPr>
      </w:pPr>
      <w:bookmarkStart w:id="61" w:name="_Toc250040255"/>
      <w:bookmarkStart w:id="62" w:name="_Toc178571600"/>
      <w:bookmarkStart w:id="63" w:name="_Toc23196"/>
      <w:bookmarkStart w:id="64" w:name="_Toc19244"/>
      <w:bookmarkStart w:id="65" w:name="_Toc28552"/>
      <w:bookmarkStart w:id="66" w:name="_Toc196964049"/>
      <w:r>
        <w:rPr>
          <w:rFonts w:hint="eastAsia"/>
          <w:b/>
        </w:rPr>
        <w:t>1</w:t>
      </w:r>
      <w:r>
        <w:rPr>
          <w:rFonts w:hint="eastAsia"/>
          <w:b/>
        </w:rPr>
        <w:t>、硅光电池短路电流特性测试</w:t>
      </w:r>
      <w:bookmarkEnd w:id="61"/>
      <w:bookmarkEnd w:id="62"/>
      <w:bookmarkEnd w:id="63"/>
      <w:bookmarkEnd w:id="64"/>
      <w:bookmarkEnd w:id="65"/>
      <w:bookmarkEnd w:id="66"/>
    </w:p>
    <w:p w14:paraId="12ED9B2D" w14:textId="77777777" w:rsidR="00307C80" w:rsidRDefault="00307C80">
      <w:pPr>
        <w:widowControl/>
        <w:jc w:val="left"/>
        <w:rPr>
          <w:rFonts w:ascii="Times New Roman" w:hAnsi="Times New Roman" w:cs="Times New Roman"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8"/>
        <w:gridCol w:w="596"/>
        <w:gridCol w:w="765"/>
        <w:gridCol w:w="765"/>
        <w:gridCol w:w="764"/>
        <w:gridCol w:w="765"/>
        <w:gridCol w:w="765"/>
        <w:gridCol w:w="765"/>
      </w:tblGrid>
      <w:tr w:rsidR="00307C80" w14:paraId="2E2015C6" w14:textId="77777777">
        <w:trPr>
          <w:trHeight w:val="538"/>
          <w:jc w:val="center"/>
        </w:trPr>
        <w:tc>
          <w:tcPr>
            <w:tcW w:w="1658" w:type="dxa"/>
          </w:tcPr>
          <w:p w14:paraId="4066CF5C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lastRenderedPageBreak/>
              <w:t>光照度（</w:t>
            </w:r>
            <w:r>
              <w:rPr>
                <w:rFonts w:hint="eastAsia"/>
                <w:bCs/>
                <w:sz w:val="21"/>
                <w:szCs w:val="21"/>
              </w:rPr>
              <w:t>Lx</w:t>
            </w:r>
            <w:r>
              <w:rPr>
                <w:rFonts w:hint="eastAsia"/>
                <w:bCs/>
                <w:sz w:val="21"/>
                <w:szCs w:val="21"/>
              </w:rPr>
              <w:t>）</w:t>
            </w:r>
          </w:p>
        </w:tc>
        <w:tc>
          <w:tcPr>
            <w:tcW w:w="596" w:type="dxa"/>
            <w:vAlign w:val="center"/>
          </w:tcPr>
          <w:p w14:paraId="432DD73C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0</w:t>
            </w:r>
          </w:p>
        </w:tc>
        <w:tc>
          <w:tcPr>
            <w:tcW w:w="765" w:type="dxa"/>
            <w:vAlign w:val="center"/>
          </w:tcPr>
          <w:p w14:paraId="50A6F854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100</w:t>
            </w:r>
          </w:p>
        </w:tc>
        <w:tc>
          <w:tcPr>
            <w:tcW w:w="765" w:type="dxa"/>
            <w:vAlign w:val="center"/>
          </w:tcPr>
          <w:p w14:paraId="30919F0F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200</w:t>
            </w:r>
          </w:p>
        </w:tc>
        <w:tc>
          <w:tcPr>
            <w:tcW w:w="764" w:type="dxa"/>
            <w:vAlign w:val="center"/>
          </w:tcPr>
          <w:p w14:paraId="5D8FD58B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300</w:t>
            </w:r>
          </w:p>
        </w:tc>
        <w:tc>
          <w:tcPr>
            <w:tcW w:w="765" w:type="dxa"/>
            <w:vAlign w:val="center"/>
          </w:tcPr>
          <w:p w14:paraId="72002031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400</w:t>
            </w:r>
          </w:p>
        </w:tc>
        <w:tc>
          <w:tcPr>
            <w:tcW w:w="765" w:type="dxa"/>
            <w:vAlign w:val="center"/>
          </w:tcPr>
          <w:p w14:paraId="09DFEAD2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500</w:t>
            </w:r>
          </w:p>
        </w:tc>
        <w:tc>
          <w:tcPr>
            <w:tcW w:w="765" w:type="dxa"/>
            <w:vAlign w:val="center"/>
          </w:tcPr>
          <w:p w14:paraId="6E4026DE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600</w:t>
            </w:r>
          </w:p>
        </w:tc>
      </w:tr>
      <w:tr w:rsidR="00307C80" w14:paraId="66593B75" w14:textId="77777777">
        <w:trPr>
          <w:jc w:val="center"/>
        </w:trPr>
        <w:tc>
          <w:tcPr>
            <w:tcW w:w="1658" w:type="dxa"/>
          </w:tcPr>
          <w:p w14:paraId="1FF021FA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光生电（</w:t>
            </w:r>
            <w:r>
              <w:rPr>
                <w:bCs/>
                <w:sz w:val="21"/>
                <w:szCs w:val="21"/>
              </w:rPr>
              <w:t>uA</w:t>
            </w:r>
            <w:r>
              <w:rPr>
                <w:rFonts w:hint="eastAsia"/>
                <w:bCs/>
                <w:sz w:val="21"/>
                <w:szCs w:val="21"/>
              </w:rPr>
              <w:t>）</w:t>
            </w:r>
          </w:p>
        </w:tc>
        <w:tc>
          <w:tcPr>
            <w:tcW w:w="596" w:type="dxa"/>
          </w:tcPr>
          <w:p w14:paraId="5A542D84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0.1</w:t>
            </w:r>
          </w:p>
        </w:tc>
        <w:tc>
          <w:tcPr>
            <w:tcW w:w="765" w:type="dxa"/>
          </w:tcPr>
          <w:p w14:paraId="6A62F58B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19.3</w:t>
            </w:r>
          </w:p>
        </w:tc>
        <w:tc>
          <w:tcPr>
            <w:tcW w:w="765" w:type="dxa"/>
          </w:tcPr>
          <w:p w14:paraId="7172D878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38.0</w:t>
            </w:r>
          </w:p>
        </w:tc>
        <w:tc>
          <w:tcPr>
            <w:tcW w:w="764" w:type="dxa"/>
          </w:tcPr>
          <w:p w14:paraId="5DE760EA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56.6</w:t>
            </w:r>
          </w:p>
        </w:tc>
        <w:tc>
          <w:tcPr>
            <w:tcW w:w="765" w:type="dxa"/>
          </w:tcPr>
          <w:p w14:paraId="107DCB73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75.2</w:t>
            </w:r>
          </w:p>
        </w:tc>
        <w:tc>
          <w:tcPr>
            <w:tcW w:w="765" w:type="dxa"/>
          </w:tcPr>
          <w:p w14:paraId="44F2B778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94.2</w:t>
            </w:r>
          </w:p>
        </w:tc>
        <w:tc>
          <w:tcPr>
            <w:tcW w:w="765" w:type="dxa"/>
          </w:tcPr>
          <w:p w14:paraId="2E755561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113.1</w:t>
            </w:r>
          </w:p>
        </w:tc>
      </w:tr>
    </w:tbl>
    <w:p w14:paraId="084AF3D0" w14:textId="77777777" w:rsidR="00307C80" w:rsidRDefault="00307C80">
      <w:pPr>
        <w:widowControl/>
        <w:jc w:val="left"/>
        <w:rPr>
          <w:rFonts w:ascii="Times New Roman" w:hAnsi="Times New Roman" w:cs="Times New Roman"/>
          <w:szCs w:val="21"/>
        </w:rPr>
      </w:pPr>
    </w:p>
    <w:p w14:paraId="3E783327" w14:textId="77777777" w:rsidR="00307C80" w:rsidRDefault="00307C80">
      <w:pPr>
        <w:widowControl/>
        <w:jc w:val="left"/>
        <w:rPr>
          <w:rFonts w:ascii="Times New Roman" w:hAnsi="Times New Roman" w:cs="Times New Roman"/>
          <w:szCs w:val="21"/>
        </w:rPr>
      </w:pPr>
    </w:p>
    <w:p w14:paraId="244F28AD" w14:textId="77777777" w:rsidR="00307C80" w:rsidRDefault="00B44F08">
      <w:pPr>
        <w:rPr>
          <w:b/>
        </w:rPr>
      </w:pPr>
      <w:bookmarkStart w:id="67" w:name="_Toc15022"/>
      <w:bookmarkStart w:id="68" w:name="_Toc28803"/>
      <w:bookmarkStart w:id="69" w:name="_Toc178571601"/>
      <w:bookmarkStart w:id="70" w:name="_Toc8569"/>
      <w:bookmarkStart w:id="71" w:name="_Toc250040256"/>
      <w:bookmarkStart w:id="72" w:name="_Toc196964050"/>
      <w:r>
        <w:rPr>
          <w:rFonts w:hint="eastAsia"/>
          <w:b/>
        </w:rPr>
        <w:t>2</w:t>
      </w:r>
      <w:r>
        <w:rPr>
          <w:rFonts w:hint="eastAsia"/>
          <w:b/>
        </w:rPr>
        <w:t>、硅光电池开路电压特性测试</w:t>
      </w:r>
      <w:bookmarkEnd w:id="67"/>
      <w:bookmarkEnd w:id="68"/>
      <w:bookmarkEnd w:id="69"/>
      <w:bookmarkEnd w:id="70"/>
      <w:bookmarkEnd w:id="71"/>
      <w:bookmarkEnd w:id="72"/>
    </w:p>
    <w:p w14:paraId="0BD82F98" w14:textId="77777777" w:rsidR="00307C80" w:rsidRDefault="00307C80">
      <w:pPr>
        <w:widowControl/>
        <w:jc w:val="left"/>
        <w:rPr>
          <w:rFonts w:ascii="Times New Roman" w:hAnsi="Times New Roman" w:cs="Times New Roman"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3"/>
        <w:gridCol w:w="741"/>
        <w:gridCol w:w="765"/>
        <w:gridCol w:w="765"/>
        <w:gridCol w:w="764"/>
        <w:gridCol w:w="765"/>
        <w:gridCol w:w="765"/>
        <w:gridCol w:w="765"/>
      </w:tblGrid>
      <w:tr w:rsidR="00307C80" w14:paraId="4FDE47C7" w14:textId="77777777">
        <w:trPr>
          <w:trHeight w:val="340"/>
          <w:jc w:val="center"/>
        </w:trPr>
        <w:tc>
          <w:tcPr>
            <w:tcW w:w="1863" w:type="dxa"/>
          </w:tcPr>
          <w:p w14:paraId="7FA69D47" w14:textId="77777777" w:rsidR="00307C80" w:rsidRDefault="00B44F0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光照度（</w:t>
            </w:r>
            <w:r>
              <w:rPr>
                <w:rFonts w:hint="eastAsia"/>
                <w:bCs/>
                <w:sz w:val="20"/>
                <w:szCs w:val="20"/>
              </w:rPr>
              <w:t>Lx</w:t>
            </w:r>
            <w:r>
              <w:rPr>
                <w:rFonts w:hint="eastAsia"/>
                <w:bCs/>
                <w:sz w:val="20"/>
                <w:szCs w:val="20"/>
              </w:rPr>
              <w:t>）</w:t>
            </w:r>
          </w:p>
        </w:tc>
        <w:tc>
          <w:tcPr>
            <w:tcW w:w="741" w:type="dxa"/>
            <w:vAlign w:val="center"/>
          </w:tcPr>
          <w:p w14:paraId="35EC9C70" w14:textId="77777777" w:rsidR="00307C80" w:rsidRDefault="00B44F0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513A410A" w14:textId="77777777" w:rsidR="00307C80" w:rsidRDefault="00B44F0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100</w:t>
            </w:r>
          </w:p>
        </w:tc>
        <w:tc>
          <w:tcPr>
            <w:tcW w:w="765" w:type="dxa"/>
            <w:vAlign w:val="center"/>
          </w:tcPr>
          <w:p w14:paraId="42DDF9FE" w14:textId="77777777" w:rsidR="00307C80" w:rsidRDefault="00B44F0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200</w:t>
            </w:r>
          </w:p>
        </w:tc>
        <w:tc>
          <w:tcPr>
            <w:tcW w:w="764" w:type="dxa"/>
            <w:vAlign w:val="center"/>
          </w:tcPr>
          <w:p w14:paraId="58CC6B8D" w14:textId="77777777" w:rsidR="00307C80" w:rsidRDefault="00B44F0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300</w:t>
            </w:r>
          </w:p>
        </w:tc>
        <w:tc>
          <w:tcPr>
            <w:tcW w:w="765" w:type="dxa"/>
            <w:vAlign w:val="center"/>
          </w:tcPr>
          <w:p w14:paraId="3546D7BD" w14:textId="77777777" w:rsidR="00307C80" w:rsidRDefault="00B44F0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400</w:t>
            </w:r>
          </w:p>
        </w:tc>
        <w:tc>
          <w:tcPr>
            <w:tcW w:w="765" w:type="dxa"/>
            <w:vAlign w:val="center"/>
          </w:tcPr>
          <w:p w14:paraId="79CF4D7E" w14:textId="77777777" w:rsidR="00307C80" w:rsidRDefault="00B44F0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500</w:t>
            </w:r>
          </w:p>
        </w:tc>
        <w:tc>
          <w:tcPr>
            <w:tcW w:w="765" w:type="dxa"/>
            <w:vAlign w:val="center"/>
          </w:tcPr>
          <w:p w14:paraId="20DCC0D4" w14:textId="77777777" w:rsidR="00307C80" w:rsidRDefault="00B44F0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600</w:t>
            </w:r>
          </w:p>
        </w:tc>
      </w:tr>
      <w:tr w:rsidR="00307C80" w14:paraId="0C3BAB30" w14:textId="77777777">
        <w:trPr>
          <w:jc w:val="center"/>
        </w:trPr>
        <w:tc>
          <w:tcPr>
            <w:tcW w:w="1863" w:type="dxa"/>
          </w:tcPr>
          <w:p w14:paraId="1D747111" w14:textId="77777777" w:rsidR="00307C80" w:rsidRDefault="00B44F0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光生电压（</w:t>
            </w:r>
            <w:r>
              <w:rPr>
                <w:rFonts w:hint="eastAsia"/>
                <w:bCs/>
                <w:sz w:val="20"/>
                <w:szCs w:val="20"/>
              </w:rPr>
              <w:t>mV</w:t>
            </w:r>
            <w:r>
              <w:rPr>
                <w:rFonts w:hint="eastAsia"/>
                <w:bCs/>
                <w:sz w:val="20"/>
                <w:szCs w:val="20"/>
              </w:rPr>
              <w:t>）</w:t>
            </w:r>
          </w:p>
        </w:tc>
        <w:tc>
          <w:tcPr>
            <w:tcW w:w="741" w:type="dxa"/>
            <w:shd w:val="clear" w:color="auto" w:fill="auto"/>
          </w:tcPr>
          <w:p w14:paraId="17224F80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0.20</w:t>
            </w:r>
          </w:p>
        </w:tc>
        <w:tc>
          <w:tcPr>
            <w:tcW w:w="765" w:type="dxa"/>
            <w:shd w:val="clear" w:color="auto" w:fill="auto"/>
          </w:tcPr>
          <w:p w14:paraId="1A50AF6E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350</w:t>
            </w:r>
          </w:p>
        </w:tc>
        <w:tc>
          <w:tcPr>
            <w:tcW w:w="765" w:type="dxa"/>
            <w:shd w:val="clear" w:color="auto" w:fill="auto"/>
          </w:tcPr>
          <w:p w14:paraId="2466BED8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380</w:t>
            </w:r>
          </w:p>
        </w:tc>
        <w:tc>
          <w:tcPr>
            <w:tcW w:w="764" w:type="dxa"/>
            <w:shd w:val="clear" w:color="auto" w:fill="auto"/>
          </w:tcPr>
          <w:p w14:paraId="14B41A92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395</w:t>
            </w:r>
          </w:p>
        </w:tc>
        <w:tc>
          <w:tcPr>
            <w:tcW w:w="765" w:type="dxa"/>
            <w:shd w:val="clear" w:color="auto" w:fill="auto"/>
          </w:tcPr>
          <w:p w14:paraId="5C6C0C0F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405</w:t>
            </w:r>
          </w:p>
        </w:tc>
        <w:tc>
          <w:tcPr>
            <w:tcW w:w="765" w:type="dxa"/>
            <w:shd w:val="clear" w:color="auto" w:fill="auto"/>
          </w:tcPr>
          <w:p w14:paraId="38177E0E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412</w:t>
            </w:r>
          </w:p>
        </w:tc>
        <w:tc>
          <w:tcPr>
            <w:tcW w:w="765" w:type="dxa"/>
            <w:shd w:val="clear" w:color="auto" w:fill="auto"/>
          </w:tcPr>
          <w:p w14:paraId="784BBA6C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418</w:t>
            </w:r>
          </w:p>
        </w:tc>
      </w:tr>
    </w:tbl>
    <w:p w14:paraId="6822FDEB" w14:textId="77777777" w:rsidR="00307C80" w:rsidRDefault="00307C80">
      <w:pPr>
        <w:widowControl/>
        <w:jc w:val="left"/>
        <w:rPr>
          <w:rFonts w:ascii="Times New Roman" w:hAnsi="Times New Roman" w:cs="Times New Roman"/>
          <w:szCs w:val="21"/>
        </w:rPr>
      </w:pPr>
    </w:p>
    <w:p w14:paraId="21740407" w14:textId="77777777" w:rsidR="00307C80" w:rsidRDefault="00B44F08">
      <w:pPr>
        <w:ind w:firstLine="420"/>
        <w:rPr>
          <w:color w:val="FF0000"/>
        </w:rPr>
      </w:pPr>
      <w:r>
        <w:rPr>
          <w:rFonts w:hint="eastAsia"/>
        </w:rPr>
        <w:t>根据实验</w:t>
      </w:r>
      <w:r>
        <w:rPr>
          <w:rFonts w:hint="eastAsia"/>
        </w:rPr>
        <w:t>1</w:t>
      </w:r>
      <w:r>
        <w:rPr>
          <w:rFonts w:hint="eastAsia"/>
        </w:rPr>
        <w:t>和</w:t>
      </w:r>
      <w:r>
        <w:rPr>
          <w:rFonts w:hint="eastAsia"/>
        </w:rPr>
        <w:t>2</w:t>
      </w:r>
      <w:r>
        <w:rPr>
          <w:rFonts w:hint="eastAsia"/>
        </w:rPr>
        <w:t>所测试的实验数据，</w:t>
      </w:r>
      <w:proofErr w:type="gramStart"/>
      <w:r>
        <w:rPr>
          <w:rFonts w:hint="eastAsia"/>
          <w:color w:val="FF0000"/>
        </w:rPr>
        <w:t>作出</w:t>
      </w:r>
      <w:proofErr w:type="gramEnd"/>
      <w:r>
        <w:rPr>
          <w:rFonts w:hint="eastAsia"/>
          <w:color w:val="FF0000"/>
        </w:rPr>
        <w:t>如图</w:t>
      </w:r>
      <w:r>
        <w:rPr>
          <w:color w:val="FF0000"/>
        </w:rPr>
        <w:t>1</w:t>
      </w:r>
      <w:r>
        <w:rPr>
          <w:rFonts w:hint="eastAsia"/>
          <w:color w:val="FF0000"/>
        </w:rPr>
        <w:t>-5</w:t>
      </w:r>
      <w:r>
        <w:rPr>
          <w:rFonts w:hint="eastAsia"/>
          <w:color w:val="FF0000"/>
        </w:rPr>
        <w:t>所示的硅光电池的光照电流电压特性曲线。</w:t>
      </w:r>
    </w:p>
    <w:p w14:paraId="7ACB4A58" w14:textId="71B28B5B" w:rsidR="00307C80" w:rsidRDefault="007403D2">
      <w:pPr>
        <w:widowControl/>
        <w:jc w:val="left"/>
        <w:rPr>
          <w:rFonts w:ascii="Times New Roman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6999149F" wp14:editId="6012860B">
            <wp:extent cx="5274310" cy="285178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0EF3" w14:textId="77777777" w:rsidR="00307C80" w:rsidRDefault="00307C80">
      <w:pPr>
        <w:rPr>
          <w:b/>
        </w:rPr>
      </w:pPr>
      <w:bookmarkStart w:id="73" w:name="_Toc5947"/>
      <w:bookmarkStart w:id="74" w:name="_Toc196964052"/>
      <w:bookmarkStart w:id="75" w:name="_Toc178571603"/>
      <w:bookmarkStart w:id="76" w:name="_Toc31462"/>
      <w:bookmarkStart w:id="77" w:name="_Toc250040258"/>
      <w:bookmarkStart w:id="78" w:name="_Toc14200"/>
    </w:p>
    <w:p w14:paraId="0B7A5939" w14:textId="77777777" w:rsidR="00307C80" w:rsidRDefault="00B44F08">
      <w:pPr>
        <w:rPr>
          <w:b/>
        </w:rPr>
      </w:pPr>
      <w:r>
        <w:rPr>
          <w:b/>
        </w:rPr>
        <w:t>3</w:t>
      </w:r>
      <w:r>
        <w:rPr>
          <w:rFonts w:hint="eastAsia"/>
          <w:b/>
        </w:rPr>
        <w:t>、硅光电池伏安特性</w:t>
      </w:r>
      <w:bookmarkEnd w:id="73"/>
      <w:bookmarkEnd w:id="74"/>
      <w:bookmarkEnd w:id="75"/>
      <w:bookmarkEnd w:id="76"/>
      <w:bookmarkEnd w:id="77"/>
      <w:bookmarkEnd w:id="78"/>
    </w:p>
    <w:p w14:paraId="6FBD841F" w14:textId="77777777" w:rsidR="00307C80" w:rsidRDefault="00307C80">
      <w:pPr>
        <w:widowControl/>
        <w:jc w:val="left"/>
        <w:rPr>
          <w:rFonts w:ascii="Times New Roman" w:hAnsi="Times New Roman" w:cs="Times New Roman"/>
          <w:szCs w:val="21"/>
        </w:rPr>
      </w:pPr>
    </w:p>
    <w:p w14:paraId="54827DBD" w14:textId="77777777" w:rsidR="00307C80" w:rsidRDefault="00B44F08">
      <w:pPr>
        <w:ind w:firstLine="420"/>
      </w:pPr>
      <w:r>
        <w:rPr>
          <w:rFonts w:hint="eastAsia"/>
        </w:rPr>
        <w:t>500</w:t>
      </w:r>
      <w:r>
        <w:t>lx</w:t>
      </w:r>
      <w:r>
        <w:rPr>
          <w:rFonts w:hint="eastAsia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4"/>
        <w:gridCol w:w="805"/>
        <w:gridCol w:w="764"/>
        <w:gridCol w:w="763"/>
        <w:gridCol w:w="764"/>
        <w:gridCol w:w="777"/>
        <w:gridCol w:w="723"/>
        <w:gridCol w:w="777"/>
        <w:gridCol w:w="777"/>
        <w:gridCol w:w="764"/>
      </w:tblGrid>
      <w:tr w:rsidR="00307C80" w14:paraId="4F290872" w14:textId="77777777">
        <w:trPr>
          <w:trHeight w:val="518"/>
          <w:jc w:val="center"/>
        </w:trPr>
        <w:tc>
          <w:tcPr>
            <w:tcW w:w="1214" w:type="dxa"/>
            <w:vAlign w:val="center"/>
          </w:tcPr>
          <w:p w14:paraId="2D1EABD4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电阻</w:t>
            </w:r>
          </w:p>
        </w:tc>
        <w:tc>
          <w:tcPr>
            <w:tcW w:w="805" w:type="dxa"/>
            <w:vAlign w:val="center"/>
          </w:tcPr>
          <w:p w14:paraId="0CB2BAA3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200</w:t>
            </w:r>
          </w:p>
        </w:tc>
        <w:tc>
          <w:tcPr>
            <w:tcW w:w="764" w:type="dxa"/>
            <w:vAlign w:val="center"/>
          </w:tcPr>
          <w:p w14:paraId="3FAEB1CB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510</w:t>
            </w:r>
          </w:p>
        </w:tc>
        <w:tc>
          <w:tcPr>
            <w:tcW w:w="763" w:type="dxa"/>
            <w:vAlign w:val="center"/>
          </w:tcPr>
          <w:p w14:paraId="2BE78387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750</w:t>
            </w:r>
          </w:p>
        </w:tc>
        <w:tc>
          <w:tcPr>
            <w:tcW w:w="764" w:type="dxa"/>
            <w:vAlign w:val="center"/>
          </w:tcPr>
          <w:p w14:paraId="6BAD9028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1K</w:t>
            </w:r>
          </w:p>
        </w:tc>
        <w:tc>
          <w:tcPr>
            <w:tcW w:w="777" w:type="dxa"/>
            <w:vAlign w:val="center"/>
          </w:tcPr>
          <w:p w14:paraId="7C803E9F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K</w:t>
            </w:r>
          </w:p>
        </w:tc>
        <w:tc>
          <w:tcPr>
            <w:tcW w:w="723" w:type="dxa"/>
            <w:vAlign w:val="center"/>
          </w:tcPr>
          <w:p w14:paraId="5EEF4FC6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sz w:val="21"/>
                <w:szCs w:val="21"/>
              </w:rPr>
              <w:t>.1K</w:t>
            </w:r>
          </w:p>
        </w:tc>
        <w:tc>
          <w:tcPr>
            <w:tcW w:w="777" w:type="dxa"/>
            <w:vAlign w:val="center"/>
          </w:tcPr>
          <w:p w14:paraId="1DD43C11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7.5K</w:t>
            </w:r>
          </w:p>
        </w:tc>
        <w:tc>
          <w:tcPr>
            <w:tcW w:w="777" w:type="dxa"/>
            <w:vAlign w:val="center"/>
          </w:tcPr>
          <w:p w14:paraId="7211298C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K</w:t>
            </w:r>
          </w:p>
        </w:tc>
        <w:tc>
          <w:tcPr>
            <w:tcW w:w="764" w:type="dxa"/>
            <w:vAlign w:val="center"/>
          </w:tcPr>
          <w:p w14:paraId="1773C3BE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20K</w:t>
            </w:r>
          </w:p>
        </w:tc>
      </w:tr>
      <w:tr w:rsidR="00307C80" w14:paraId="63EF3196" w14:textId="77777777">
        <w:trPr>
          <w:trHeight w:val="624"/>
          <w:jc w:val="center"/>
        </w:trPr>
        <w:tc>
          <w:tcPr>
            <w:tcW w:w="1214" w:type="dxa"/>
          </w:tcPr>
          <w:p w14:paraId="7435CEA2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电流</w:t>
            </w:r>
            <w:r>
              <w:rPr>
                <w:rFonts w:hint="eastAsia"/>
                <w:sz w:val="21"/>
                <w:szCs w:val="21"/>
              </w:rPr>
              <w:t>(uA)</w:t>
            </w:r>
          </w:p>
        </w:tc>
        <w:tc>
          <w:tcPr>
            <w:tcW w:w="805" w:type="dxa"/>
          </w:tcPr>
          <w:p w14:paraId="4F451928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93.9</w:t>
            </w:r>
          </w:p>
        </w:tc>
        <w:tc>
          <w:tcPr>
            <w:tcW w:w="764" w:type="dxa"/>
          </w:tcPr>
          <w:p w14:paraId="28E2FA8F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93.4</w:t>
            </w:r>
          </w:p>
        </w:tc>
        <w:tc>
          <w:tcPr>
            <w:tcW w:w="763" w:type="dxa"/>
          </w:tcPr>
          <w:p w14:paraId="26B3106D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92.7</w:t>
            </w:r>
          </w:p>
        </w:tc>
        <w:tc>
          <w:tcPr>
            <w:tcW w:w="764" w:type="dxa"/>
          </w:tcPr>
          <w:p w14:paraId="3E89DC39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92.0</w:t>
            </w:r>
          </w:p>
        </w:tc>
        <w:tc>
          <w:tcPr>
            <w:tcW w:w="777" w:type="dxa"/>
          </w:tcPr>
          <w:p w14:paraId="49D23A24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86.8</w:t>
            </w:r>
          </w:p>
        </w:tc>
        <w:tc>
          <w:tcPr>
            <w:tcW w:w="723" w:type="dxa"/>
          </w:tcPr>
          <w:p w14:paraId="210D6334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58.9</w:t>
            </w:r>
          </w:p>
        </w:tc>
        <w:tc>
          <w:tcPr>
            <w:tcW w:w="777" w:type="dxa"/>
          </w:tcPr>
          <w:p w14:paraId="19A3797D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44.7</w:t>
            </w:r>
          </w:p>
        </w:tc>
        <w:tc>
          <w:tcPr>
            <w:tcW w:w="777" w:type="dxa"/>
          </w:tcPr>
          <w:p w14:paraId="2F7881B5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35.4</w:t>
            </w:r>
          </w:p>
        </w:tc>
        <w:tc>
          <w:tcPr>
            <w:tcW w:w="764" w:type="dxa"/>
          </w:tcPr>
          <w:p w14:paraId="3D14D9AA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19.3</w:t>
            </w:r>
          </w:p>
        </w:tc>
      </w:tr>
      <w:tr w:rsidR="00307C80" w14:paraId="76C39A88" w14:textId="77777777">
        <w:trPr>
          <w:trHeight w:val="624"/>
          <w:jc w:val="center"/>
        </w:trPr>
        <w:tc>
          <w:tcPr>
            <w:tcW w:w="1214" w:type="dxa"/>
          </w:tcPr>
          <w:p w14:paraId="6A4E37BC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电压</w:t>
            </w:r>
            <w:r>
              <w:rPr>
                <w:rFonts w:hint="eastAsia"/>
                <w:sz w:val="21"/>
                <w:szCs w:val="21"/>
              </w:rPr>
              <w:t>(mV)</w:t>
            </w:r>
          </w:p>
        </w:tc>
        <w:tc>
          <w:tcPr>
            <w:tcW w:w="805" w:type="dxa"/>
          </w:tcPr>
          <w:p w14:paraId="55BD04E2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111.7</w:t>
            </w:r>
          </w:p>
        </w:tc>
        <w:tc>
          <w:tcPr>
            <w:tcW w:w="764" w:type="dxa"/>
          </w:tcPr>
          <w:p w14:paraId="4F7126EB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139.7</w:t>
            </w:r>
          </w:p>
        </w:tc>
        <w:tc>
          <w:tcPr>
            <w:tcW w:w="763" w:type="dxa"/>
          </w:tcPr>
          <w:p w14:paraId="42EEF6E3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161.0</w:t>
            </w:r>
          </w:p>
        </w:tc>
        <w:tc>
          <w:tcPr>
            <w:tcW w:w="764" w:type="dxa"/>
          </w:tcPr>
          <w:p w14:paraId="6482436C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182.0</w:t>
            </w:r>
          </w:p>
        </w:tc>
        <w:tc>
          <w:tcPr>
            <w:tcW w:w="777" w:type="dxa"/>
          </w:tcPr>
          <w:p w14:paraId="746161B8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257</w:t>
            </w:r>
          </w:p>
        </w:tc>
        <w:tc>
          <w:tcPr>
            <w:tcW w:w="723" w:type="dxa"/>
          </w:tcPr>
          <w:p w14:paraId="56EEC7BA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354</w:t>
            </w:r>
          </w:p>
        </w:tc>
        <w:tc>
          <w:tcPr>
            <w:tcW w:w="777" w:type="dxa"/>
          </w:tcPr>
          <w:p w14:paraId="21711C63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373</w:t>
            </w:r>
          </w:p>
        </w:tc>
        <w:tc>
          <w:tcPr>
            <w:tcW w:w="777" w:type="dxa"/>
          </w:tcPr>
          <w:p w14:paraId="0B5AD870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383</w:t>
            </w:r>
          </w:p>
        </w:tc>
        <w:tc>
          <w:tcPr>
            <w:tcW w:w="764" w:type="dxa"/>
          </w:tcPr>
          <w:p w14:paraId="372DE554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398</w:t>
            </w:r>
          </w:p>
        </w:tc>
      </w:tr>
    </w:tbl>
    <w:p w14:paraId="490C5D80" w14:textId="77777777" w:rsidR="00307C80" w:rsidRDefault="00307C80">
      <w:pPr>
        <w:ind w:firstLine="420"/>
      </w:pPr>
    </w:p>
    <w:p w14:paraId="7A6BC858" w14:textId="77777777" w:rsidR="00307C80" w:rsidRDefault="00B44F08">
      <w:pPr>
        <w:ind w:firstLine="420"/>
      </w:pPr>
      <w:r>
        <w:rPr>
          <w:rFonts w:hint="eastAsia"/>
        </w:rPr>
        <w:t>300</w:t>
      </w:r>
      <w:r>
        <w:t>Lx</w:t>
      </w:r>
      <w:r>
        <w:rPr>
          <w:rFonts w:hint="eastAsia"/>
        </w:rPr>
        <w:t>：</w:t>
      </w:r>
    </w:p>
    <w:tbl>
      <w:tblPr>
        <w:tblpPr w:leftFromText="180" w:rightFromText="180" w:vertAnchor="text" w:horzAnchor="margin" w:tblpXSpec="center" w:tblpY="9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7"/>
        <w:gridCol w:w="772"/>
        <w:gridCol w:w="772"/>
        <w:gridCol w:w="772"/>
        <w:gridCol w:w="772"/>
        <w:gridCol w:w="772"/>
        <w:gridCol w:w="772"/>
        <w:gridCol w:w="772"/>
        <w:gridCol w:w="772"/>
        <w:gridCol w:w="772"/>
      </w:tblGrid>
      <w:tr w:rsidR="00307C80" w14:paraId="6CDD94CD" w14:textId="77777777">
        <w:trPr>
          <w:trHeight w:val="461"/>
        </w:trPr>
        <w:tc>
          <w:tcPr>
            <w:tcW w:w="1167" w:type="dxa"/>
            <w:vAlign w:val="center"/>
          </w:tcPr>
          <w:p w14:paraId="13F1D7CD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电阻</w:t>
            </w:r>
          </w:p>
        </w:tc>
        <w:tc>
          <w:tcPr>
            <w:tcW w:w="772" w:type="dxa"/>
            <w:vAlign w:val="center"/>
          </w:tcPr>
          <w:p w14:paraId="3FF08274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200</w:t>
            </w:r>
          </w:p>
        </w:tc>
        <w:tc>
          <w:tcPr>
            <w:tcW w:w="772" w:type="dxa"/>
            <w:vAlign w:val="center"/>
          </w:tcPr>
          <w:p w14:paraId="08C971B6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510</w:t>
            </w:r>
          </w:p>
        </w:tc>
        <w:tc>
          <w:tcPr>
            <w:tcW w:w="772" w:type="dxa"/>
            <w:vAlign w:val="center"/>
          </w:tcPr>
          <w:p w14:paraId="331C173A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750</w:t>
            </w:r>
          </w:p>
        </w:tc>
        <w:tc>
          <w:tcPr>
            <w:tcW w:w="772" w:type="dxa"/>
            <w:vAlign w:val="center"/>
          </w:tcPr>
          <w:p w14:paraId="57B3EA2E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1K</w:t>
            </w:r>
          </w:p>
        </w:tc>
        <w:tc>
          <w:tcPr>
            <w:tcW w:w="772" w:type="dxa"/>
            <w:vAlign w:val="center"/>
          </w:tcPr>
          <w:p w14:paraId="2C2BC5F2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K</w:t>
            </w:r>
          </w:p>
        </w:tc>
        <w:tc>
          <w:tcPr>
            <w:tcW w:w="772" w:type="dxa"/>
            <w:vAlign w:val="center"/>
          </w:tcPr>
          <w:p w14:paraId="2655A996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sz w:val="21"/>
                <w:szCs w:val="21"/>
              </w:rPr>
              <w:t>.1K</w:t>
            </w:r>
          </w:p>
        </w:tc>
        <w:tc>
          <w:tcPr>
            <w:tcW w:w="772" w:type="dxa"/>
            <w:vAlign w:val="center"/>
          </w:tcPr>
          <w:p w14:paraId="3F579CB5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7.5K</w:t>
            </w:r>
          </w:p>
        </w:tc>
        <w:tc>
          <w:tcPr>
            <w:tcW w:w="772" w:type="dxa"/>
            <w:vAlign w:val="center"/>
          </w:tcPr>
          <w:p w14:paraId="1F23B4F5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K</w:t>
            </w:r>
          </w:p>
        </w:tc>
        <w:tc>
          <w:tcPr>
            <w:tcW w:w="772" w:type="dxa"/>
            <w:vAlign w:val="center"/>
          </w:tcPr>
          <w:p w14:paraId="37E1CF61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20K</w:t>
            </w:r>
          </w:p>
        </w:tc>
      </w:tr>
      <w:tr w:rsidR="00307C80" w14:paraId="1A65A67B" w14:textId="77777777">
        <w:tc>
          <w:tcPr>
            <w:tcW w:w="1167" w:type="dxa"/>
          </w:tcPr>
          <w:p w14:paraId="0BA27124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电流</w:t>
            </w:r>
            <w:r>
              <w:rPr>
                <w:rFonts w:hint="eastAsia"/>
                <w:sz w:val="21"/>
                <w:szCs w:val="21"/>
              </w:rPr>
              <w:t>(uA)</w:t>
            </w:r>
          </w:p>
        </w:tc>
        <w:tc>
          <w:tcPr>
            <w:tcW w:w="772" w:type="dxa"/>
          </w:tcPr>
          <w:p w14:paraId="71DB1E82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57.2</w:t>
            </w:r>
          </w:p>
        </w:tc>
        <w:tc>
          <w:tcPr>
            <w:tcW w:w="772" w:type="dxa"/>
          </w:tcPr>
          <w:p w14:paraId="7E2E5669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57.0</w:t>
            </w:r>
          </w:p>
        </w:tc>
        <w:tc>
          <w:tcPr>
            <w:tcW w:w="772" w:type="dxa"/>
          </w:tcPr>
          <w:p w14:paraId="52B5FDA5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56.9</w:t>
            </w:r>
          </w:p>
        </w:tc>
        <w:tc>
          <w:tcPr>
            <w:tcW w:w="772" w:type="dxa"/>
          </w:tcPr>
          <w:p w14:paraId="2AD07464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56.7</w:t>
            </w:r>
          </w:p>
        </w:tc>
        <w:tc>
          <w:tcPr>
            <w:tcW w:w="772" w:type="dxa"/>
          </w:tcPr>
          <w:p w14:paraId="1A0DE4D1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55.6</w:t>
            </w:r>
          </w:p>
        </w:tc>
        <w:tc>
          <w:tcPr>
            <w:tcW w:w="772" w:type="dxa"/>
          </w:tcPr>
          <w:p w14:paraId="220FDA27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47.9</w:t>
            </w:r>
          </w:p>
        </w:tc>
        <w:tc>
          <w:tcPr>
            <w:tcW w:w="772" w:type="dxa"/>
          </w:tcPr>
          <w:p w14:paraId="5530D4CC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39.4</w:t>
            </w:r>
          </w:p>
        </w:tc>
        <w:tc>
          <w:tcPr>
            <w:tcW w:w="772" w:type="dxa"/>
          </w:tcPr>
          <w:p w14:paraId="4D606CA7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32.2</w:t>
            </w:r>
          </w:p>
        </w:tc>
        <w:tc>
          <w:tcPr>
            <w:tcW w:w="772" w:type="dxa"/>
          </w:tcPr>
          <w:p w14:paraId="073514A5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18.1</w:t>
            </w:r>
          </w:p>
        </w:tc>
      </w:tr>
      <w:tr w:rsidR="00307C80" w14:paraId="6C7883CB" w14:textId="77777777">
        <w:tc>
          <w:tcPr>
            <w:tcW w:w="1167" w:type="dxa"/>
          </w:tcPr>
          <w:p w14:paraId="48B07A6D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电压</w:t>
            </w:r>
            <w:r>
              <w:rPr>
                <w:rFonts w:hint="eastAsia"/>
                <w:sz w:val="21"/>
                <w:szCs w:val="21"/>
              </w:rPr>
              <w:t>(mV)</w:t>
            </w:r>
          </w:p>
        </w:tc>
        <w:tc>
          <w:tcPr>
            <w:tcW w:w="772" w:type="dxa"/>
          </w:tcPr>
          <w:p w14:paraId="355574DA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68.2</w:t>
            </w:r>
          </w:p>
        </w:tc>
        <w:tc>
          <w:tcPr>
            <w:tcW w:w="772" w:type="dxa"/>
          </w:tcPr>
          <w:p w14:paraId="2A708D16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85.3</w:t>
            </w:r>
          </w:p>
        </w:tc>
        <w:tc>
          <w:tcPr>
            <w:tcW w:w="772" w:type="dxa"/>
          </w:tcPr>
          <w:p w14:paraId="3AE1602E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98.7</w:t>
            </w:r>
          </w:p>
        </w:tc>
        <w:tc>
          <w:tcPr>
            <w:tcW w:w="772" w:type="dxa"/>
          </w:tcPr>
          <w:p w14:paraId="7333A0B8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112.1</w:t>
            </w:r>
          </w:p>
        </w:tc>
        <w:tc>
          <w:tcPr>
            <w:tcW w:w="772" w:type="dxa"/>
          </w:tcPr>
          <w:p w14:paraId="1EA9B525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165.2</w:t>
            </w:r>
          </w:p>
        </w:tc>
        <w:tc>
          <w:tcPr>
            <w:tcW w:w="772" w:type="dxa"/>
          </w:tcPr>
          <w:p w14:paraId="6F97217C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288</w:t>
            </w:r>
          </w:p>
        </w:tc>
        <w:tc>
          <w:tcPr>
            <w:tcW w:w="772" w:type="dxa"/>
          </w:tcPr>
          <w:p w14:paraId="13EC721C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329</w:t>
            </w:r>
          </w:p>
        </w:tc>
        <w:tc>
          <w:tcPr>
            <w:tcW w:w="772" w:type="dxa"/>
          </w:tcPr>
          <w:p w14:paraId="70E24A8D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349</w:t>
            </w:r>
          </w:p>
        </w:tc>
        <w:tc>
          <w:tcPr>
            <w:tcW w:w="772" w:type="dxa"/>
          </w:tcPr>
          <w:p w14:paraId="3452EDC6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374</w:t>
            </w:r>
          </w:p>
        </w:tc>
      </w:tr>
    </w:tbl>
    <w:p w14:paraId="6664EBCB" w14:textId="77777777" w:rsidR="00307C80" w:rsidRDefault="00307C80"/>
    <w:p w14:paraId="48B6BE0F" w14:textId="77777777" w:rsidR="00307C80" w:rsidRDefault="00B44F08">
      <w:pPr>
        <w:ind w:firstLine="420"/>
      </w:pPr>
      <w:r>
        <w:rPr>
          <w:rFonts w:hint="eastAsia"/>
        </w:rPr>
        <w:t>100</w:t>
      </w:r>
      <w:r>
        <w:t>Lx</w:t>
      </w:r>
      <w:r>
        <w:rPr>
          <w:rFonts w:hint="eastAsia"/>
        </w:rPr>
        <w:t>：</w:t>
      </w:r>
    </w:p>
    <w:tbl>
      <w:tblPr>
        <w:tblpPr w:leftFromText="180" w:rightFromText="180" w:vertAnchor="text" w:horzAnchor="margin" w:tblpX="84" w:tblpY="11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"/>
        <w:gridCol w:w="772"/>
        <w:gridCol w:w="772"/>
        <w:gridCol w:w="772"/>
        <w:gridCol w:w="772"/>
        <w:gridCol w:w="772"/>
        <w:gridCol w:w="772"/>
        <w:gridCol w:w="772"/>
        <w:gridCol w:w="772"/>
        <w:gridCol w:w="772"/>
      </w:tblGrid>
      <w:tr w:rsidR="00307C80" w14:paraId="03019B2F" w14:textId="77777777">
        <w:trPr>
          <w:trHeight w:val="455"/>
        </w:trPr>
        <w:tc>
          <w:tcPr>
            <w:tcW w:w="1105" w:type="dxa"/>
            <w:vAlign w:val="center"/>
          </w:tcPr>
          <w:p w14:paraId="25A63432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电阻</w:t>
            </w:r>
          </w:p>
        </w:tc>
        <w:tc>
          <w:tcPr>
            <w:tcW w:w="772" w:type="dxa"/>
            <w:vAlign w:val="center"/>
          </w:tcPr>
          <w:p w14:paraId="742D2778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200</w:t>
            </w:r>
          </w:p>
        </w:tc>
        <w:tc>
          <w:tcPr>
            <w:tcW w:w="772" w:type="dxa"/>
            <w:vAlign w:val="center"/>
          </w:tcPr>
          <w:p w14:paraId="03502779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510</w:t>
            </w:r>
          </w:p>
        </w:tc>
        <w:tc>
          <w:tcPr>
            <w:tcW w:w="772" w:type="dxa"/>
            <w:vAlign w:val="center"/>
          </w:tcPr>
          <w:p w14:paraId="3507109E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750</w:t>
            </w:r>
          </w:p>
        </w:tc>
        <w:tc>
          <w:tcPr>
            <w:tcW w:w="772" w:type="dxa"/>
            <w:vAlign w:val="center"/>
          </w:tcPr>
          <w:p w14:paraId="6B155810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1K</w:t>
            </w:r>
          </w:p>
        </w:tc>
        <w:tc>
          <w:tcPr>
            <w:tcW w:w="772" w:type="dxa"/>
            <w:vAlign w:val="center"/>
          </w:tcPr>
          <w:p w14:paraId="2CE0466A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K</w:t>
            </w:r>
          </w:p>
        </w:tc>
        <w:tc>
          <w:tcPr>
            <w:tcW w:w="772" w:type="dxa"/>
            <w:vAlign w:val="center"/>
          </w:tcPr>
          <w:p w14:paraId="32FA19DD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sz w:val="21"/>
                <w:szCs w:val="21"/>
              </w:rPr>
              <w:t>.1K</w:t>
            </w:r>
          </w:p>
        </w:tc>
        <w:tc>
          <w:tcPr>
            <w:tcW w:w="772" w:type="dxa"/>
            <w:vAlign w:val="center"/>
          </w:tcPr>
          <w:p w14:paraId="3FBF0675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7.5K</w:t>
            </w:r>
          </w:p>
        </w:tc>
        <w:tc>
          <w:tcPr>
            <w:tcW w:w="772" w:type="dxa"/>
            <w:vAlign w:val="center"/>
          </w:tcPr>
          <w:p w14:paraId="1E6781CF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K</w:t>
            </w:r>
          </w:p>
        </w:tc>
        <w:tc>
          <w:tcPr>
            <w:tcW w:w="772" w:type="dxa"/>
            <w:vAlign w:val="center"/>
          </w:tcPr>
          <w:p w14:paraId="03EBAABC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20K</w:t>
            </w:r>
          </w:p>
        </w:tc>
      </w:tr>
      <w:tr w:rsidR="00307C80" w14:paraId="1E8626FC" w14:textId="77777777">
        <w:tc>
          <w:tcPr>
            <w:tcW w:w="1105" w:type="dxa"/>
          </w:tcPr>
          <w:p w14:paraId="6FAB05FB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电流</w:t>
            </w:r>
            <w:r>
              <w:rPr>
                <w:rFonts w:hint="eastAsia"/>
                <w:sz w:val="21"/>
                <w:szCs w:val="21"/>
              </w:rPr>
              <w:t>(uA)</w:t>
            </w:r>
          </w:p>
        </w:tc>
        <w:tc>
          <w:tcPr>
            <w:tcW w:w="772" w:type="dxa"/>
          </w:tcPr>
          <w:p w14:paraId="0F1158F6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19.3</w:t>
            </w:r>
          </w:p>
        </w:tc>
        <w:tc>
          <w:tcPr>
            <w:tcW w:w="772" w:type="dxa"/>
          </w:tcPr>
          <w:p w14:paraId="278E99A1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19.3</w:t>
            </w:r>
          </w:p>
        </w:tc>
        <w:tc>
          <w:tcPr>
            <w:tcW w:w="772" w:type="dxa"/>
          </w:tcPr>
          <w:p w14:paraId="24A87B2C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19.3</w:t>
            </w:r>
          </w:p>
        </w:tc>
        <w:tc>
          <w:tcPr>
            <w:tcW w:w="772" w:type="dxa"/>
          </w:tcPr>
          <w:p w14:paraId="6E8A1DF9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19.3</w:t>
            </w:r>
          </w:p>
        </w:tc>
        <w:tc>
          <w:tcPr>
            <w:tcW w:w="772" w:type="dxa"/>
          </w:tcPr>
          <w:p w14:paraId="43ACD53D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19.1</w:t>
            </w:r>
          </w:p>
        </w:tc>
        <w:tc>
          <w:tcPr>
            <w:tcW w:w="772" w:type="dxa"/>
          </w:tcPr>
          <w:p w14:paraId="587D61B2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18.6</w:t>
            </w:r>
          </w:p>
        </w:tc>
        <w:tc>
          <w:tcPr>
            <w:tcW w:w="772" w:type="dxa"/>
          </w:tcPr>
          <w:p w14:paraId="5D19D004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18.0</w:t>
            </w:r>
          </w:p>
        </w:tc>
        <w:tc>
          <w:tcPr>
            <w:tcW w:w="772" w:type="dxa"/>
          </w:tcPr>
          <w:p w14:paraId="424E07F0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17.2</w:t>
            </w:r>
          </w:p>
        </w:tc>
        <w:tc>
          <w:tcPr>
            <w:tcW w:w="772" w:type="dxa"/>
          </w:tcPr>
          <w:p w14:paraId="46935DE6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13.2</w:t>
            </w:r>
          </w:p>
        </w:tc>
      </w:tr>
      <w:tr w:rsidR="00307C80" w14:paraId="04CD3041" w14:textId="77777777">
        <w:tc>
          <w:tcPr>
            <w:tcW w:w="1105" w:type="dxa"/>
          </w:tcPr>
          <w:p w14:paraId="1B9250A4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电压</w:t>
            </w:r>
            <w:r>
              <w:rPr>
                <w:rFonts w:hint="eastAsia"/>
                <w:sz w:val="21"/>
                <w:szCs w:val="21"/>
              </w:rPr>
              <w:t>(mV)</w:t>
            </w:r>
          </w:p>
        </w:tc>
        <w:tc>
          <w:tcPr>
            <w:tcW w:w="772" w:type="dxa"/>
          </w:tcPr>
          <w:p w14:paraId="572C54CE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23.0</w:t>
            </w:r>
          </w:p>
        </w:tc>
        <w:tc>
          <w:tcPr>
            <w:tcW w:w="772" w:type="dxa"/>
          </w:tcPr>
          <w:p w14:paraId="5ABE49A3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28.9</w:t>
            </w:r>
          </w:p>
        </w:tc>
        <w:tc>
          <w:tcPr>
            <w:tcW w:w="772" w:type="dxa"/>
          </w:tcPr>
          <w:p w14:paraId="511BD425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33.4</w:t>
            </w:r>
          </w:p>
        </w:tc>
        <w:tc>
          <w:tcPr>
            <w:tcW w:w="772" w:type="dxa"/>
          </w:tcPr>
          <w:p w14:paraId="33A678CB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38.1</w:t>
            </w:r>
          </w:p>
        </w:tc>
        <w:tc>
          <w:tcPr>
            <w:tcW w:w="772" w:type="dxa"/>
          </w:tcPr>
          <w:p w14:paraId="1474C610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56.9</w:t>
            </w:r>
          </w:p>
        </w:tc>
        <w:tc>
          <w:tcPr>
            <w:tcW w:w="772" w:type="dxa"/>
          </w:tcPr>
          <w:p w14:paraId="5EDEFDC5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112.2</w:t>
            </w:r>
          </w:p>
        </w:tc>
        <w:tc>
          <w:tcPr>
            <w:tcW w:w="772" w:type="dxa"/>
          </w:tcPr>
          <w:p w14:paraId="2BBA63FB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151.1</w:t>
            </w:r>
          </w:p>
        </w:tc>
        <w:tc>
          <w:tcPr>
            <w:tcW w:w="772" w:type="dxa"/>
          </w:tcPr>
          <w:p w14:paraId="289A5FDD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187.2</w:t>
            </w:r>
          </w:p>
        </w:tc>
        <w:tc>
          <w:tcPr>
            <w:tcW w:w="772" w:type="dxa"/>
          </w:tcPr>
          <w:p w14:paraId="455C664B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272</w:t>
            </w:r>
          </w:p>
        </w:tc>
      </w:tr>
    </w:tbl>
    <w:p w14:paraId="4EC0DB65" w14:textId="77777777" w:rsidR="00307C80" w:rsidRDefault="00307C80">
      <w:pPr>
        <w:ind w:firstLine="420"/>
      </w:pPr>
    </w:p>
    <w:p w14:paraId="57AD8ADB" w14:textId="77777777" w:rsidR="00307C80" w:rsidRDefault="00B44F08">
      <w:pPr>
        <w:ind w:firstLine="420"/>
      </w:pPr>
      <w:r>
        <w:rPr>
          <w:rFonts w:hint="eastAsia"/>
        </w:rPr>
        <w:t>根据上述实验数据，在同一坐标轴中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三种不同条件下的伏安特性曲线，并进行分析。</w:t>
      </w:r>
    </w:p>
    <w:p w14:paraId="37B4D33E" w14:textId="54DC5801" w:rsidR="00307C80" w:rsidRDefault="00466F71">
      <w:pPr>
        <w:widowControl/>
        <w:jc w:val="left"/>
        <w:rPr>
          <w:rFonts w:ascii="Times New Roman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2428FBBA" wp14:editId="4362E54D">
            <wp:extent cx="5274310" cy="2672866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C9A4" w14:textId="77777777" w:rsidR="00307C80" w:rsidRDefault="00307C80">
      <w:pPr>
        <w:widowControl/>
        <w:jc w:val="left"/>
        <w:rPr>
          <w:rFonts w:ascii="Times New Roman" w:hAnsi="Times New Roman" w:cs="Times New Roman"/>
          <w:szCs w:val="21"/>
        </w:rPr>
      </w:pPr>
    </w:p>
    <w:p w14:paraId="64FC636E" w14:textId="77777777" w:rsidR="00307C80" w:rsidRDefault="00307C80">
      <w:pPr>
        <w:widowControl/>
        <w:jc w:val="left"/>
        <w:rPr>
          <w:rFonts w:ascii="Times New Roman" w:hAnsi="Times New Roman" w:cs="Times New Roman"/>
          <w:szCs w:val="21"/>
        </w:rPr>
      </w:pPr>
    </w:p>
    <w:p w14:paraId="417F5E69" w14:textId="77777777" w:rsidR="00307C80" w:rsidRDefault="00B44F08">
      <w:pPr>
        <w:rPr>
          <w:b/>
        </w:rPr>
      </w:pPr>
      <w:bookmarkStart w:id="79" w:name="_Toc27807"/>
      <w:bookmarkStart w:id="80" w:name="_Toc178571604"/>
      <w:bookmarkStart w:id="81" w:name="_Toc196964053"/>
      <w:bookmarkStart w:id="82" w:name="_Toc15606"/>
      <w:bookmarkStart w:id="83" w:name="_Toc24983"/>
      <w:bookmarkStart w:id="84" w:name="_Toc250040259"/>
      <w:r>
        <w:rPr>
          <w:b/>
        </w:rPr>
        <w:t>4</w:t>
      </w:r>
      <w:r>
        <w:rPr>
          <w:rFonts w:hint="eastAsia"/>
          <w:b/>
        </w:rPr>
        <w:t>、硅光电池负载特性测试实验</w:t>
      </w:r>
      <w:bookmarkEnd w:id="79"/>
      <w:bookmarkEnd w:id="80"/>
      <w:bookmarkEnd w:id="81"/>
      <w:bookmarkEnd w:id="82"/>
      <w:bookmarkEnd w:id="83"/>
      <w:bookmarkEnd w:id="84"/>
    </w:p>
    <w:p w14:paraId="4E55A7C1" w14:textId="77777777" w:rsidR="00307C80" w:rsidRDefault="00307C80">
      <w:pPr>
        <w:widowControl/>
        <w:jc w:val="left"/>
        <w:rPr>
          <w:rFonts w:ascii="Times New Roman" w:hAnsi="Times New Roman" w:cs="Times New Roman"/>
          <w:szCs w:val="21"/>
        </w:rPr>
      </w:pPr>
    </w:p>
    <w:p w14:paraId="47116723" w14:textId="77777777" w:rsidR="00307C80" w:rsidRDefault="00B44F08">
      <w:pPr>
        <w:widowControl/>
        <w:jc w:val="left"/>
        <w:rPr>
          <w:rFonts w:ascii="Times New Roman" w:hAnsi="Times New Roman" w:cs="Times New Roman"/>
          <w:szCs w:val="21"/>
        </w:rPr>
      </w:pPr>
      <w:r>
        <w:rPr>
          <w:rFonts w:hint="eastAsia"/>
        </w:rPr>
        <w:t>R</w:t>
      </w:r>
      <w:r>
        <w:rPr>
          <w:rFonts w:hint="eastAsia"/>
        </w:rPr>
        <w:t>取值为</w:t>
      </w:r>
      <w:r>
        <w:rPr>
          <w:rFonts w:hint="eastAsia"/>
        </w:rPr>
        <w:t>100</w:t>
      </w:r>
      <w:r>
        <w:rPr>
          <w:rFonts w:hint="eastAsia"/>
        </w:rPr>
        <w:t>欧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56"/>
        <w:gridCol w:w="835"/>
        <w:gridCol w:w="835"/>
        <w:gridCol w:w="834"/>
        <w:gridCol w:w="835"/>
        <w:gridCol w:w="835"/>
        <w:gridCol w:w="835"/>
      </w:tblGrid>
      <w:tr w:rsidR="00307C80" w14:paraId="1B57F5D1" w14:textId="77777777">
        <w:trPr>
          <w:trHeight w:val="315"/>
          <w:jc w:val="center"/>
        </w:trPr>
        <w:tc>
          <w:tcPr>
            <w:tcW w:w="1548" w:type="dxa"/>
            <w:vAlign w:val="center"/>
          </w:tcPr>
          <w:p w14:paraId="01AE8342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光照度（</w:t>
            </w:r>
            <w:r>
              <w:rPr>
                <w:rFonts w:hint="eastAsia"/>
                <w:bCs/>
                <w:sz w:val="21"/>
                <w:szCs w:val="21"/>
              </w:rPr>
              <w:t>Lx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856" w:type="dxa"/>
            <w:vAlign w:val="center"/>
          </w:tcPr>
          <w:p w14:paraId="1EEE30C7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0</w:t>
            </w:r>
          </w:p>
        </w:tc>
        <w:tc>
          <w:tcPr>
            <w:tcW w:w="835" w:type="dxa"/>
            <w:vAlign w:val="center"/>
          </w:tcPr>
          <w:p w14:paraId="32D205CF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100</w:t>
            </w:r>
          </w:p>
        </w:tc>
        <w:tc>
          <w:tcPr>
            <w:tcW w:w="835" w:type="dxa"/>
            <w:vAlign w:val="center"/>
          </w:tcPr>
          <w:p w14:paraId="3E359391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200</w:t>
            </w:r>
          </w:p>
        </w:tc>
        <w:tc>
          <w:tcPr>
            <w:tcW w:w="834" w:type="dxa"/>
            <w:vAlign w:val="center"/>
          </w:tcPr>
          <w:p w14:paraId="286AF273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300</w:t>
            </w:r>
          </w:p>
        </w:tc>
        <w:tc>
          <w:tcPr>
            <w:tcW w:w="835" w:type="dxa"/>
            <w:vAlign w:val="center"/>
          </w:tcPr>
          <w:p w14:paraId="29E3F846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400</w:t>
            </w:r>
          </w:p>
        </w:tc>
        <w:tc>
          <w:tcPr>
            <w:tcW w:w="835" w:type="dxa"/>
            <w:vAlign w:val="center"/>
          </w:tcPr>
          <w:p w14:paraId="29B86EBF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500</w:t>
            </w:r>
          </w:p>
        </w:tc>
        <w:tc>
          <w:tcPr>
            <w:tcW w:w="835" w:type="dxa"/>
            <w:vAlign w:val="center"/>
          </w:tcPr>
          <w:p w14:paraId="237D5CA5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600</w:t>
            </w:r>
          </w:p>
        </w:tc>
      </w:tr>
      <w:tr w:rsidR="00307C80" w14:paraId="025BBE1B" w14:textId="77777777">
        <w:trPr>
          <w:trHeight w:val="315"/>
          <w:jc w:val="center"/>
        </w:trPr>
        <w:tc>
          <w:tcPr>
            <w:tcW w:w="1548" w:type="dxa"/>
          </w:tcPr>
          <w:p w14:paraId="187E1E88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电流（</w:t>
            </w:r>
            <w:r>
              <w:rPr>
                <w:bCs/>
                <w:sz w:val="21"/>
                <w:szCs w:val="21"/>
              </w:rPr>
              <w:t>μ</w:t>
            </w:r>
            <w:r>
              <w:rPr>
                <w:rFonts w:hint="eastAsia"/>
                <w:bCs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856" w:type="dxa"/>
          </w:tcPr>
          <w:p w14:paraId="39660573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</w:t>
            </w:r>
          </w:p>
        </w:tc>
        <w:tc>
          <w:tcPr>
            <w:tcW w:w="835" w:type="dxa"/>
          </w:tcPr>
          <w:p w14:paraId="19EBCF8B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19.4</w:t>
            </w:r>
          </w:p>
        </w:tc>
        <w:tc>
          <w:tcPr>
            <w:tcW w:w="835" w:type="dxa"/>
          </w:tcPr>
          <w:p w14:paraId="0685B4E8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38.2</w:t>
            </w:r>
          </w:p>
        </w:tc>
        <w:tc>
          <w:tcPr>
            <w:tcW w:w="834" w:type="dxa"/>
          </w:tcPr>
          <w:p w14:paraId="5279DE9A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57.2</w:t>
            </w:r>
          </w:p>
        </w:tc>
        <w:tc>
          <w:tcPr>
            <w:tcW w:w="835" w:type="dxa"/>
          </w:tcPr>
          <w:p w14:paraId="285DAE3C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75.7</w:t>
            </w:r>
          </w:p>
        </w:tc>
        <w:tc>
          <w:tcPr>
            <w:tcW w:w="835" w:type="dxa"/>
          </w:tcPr>
          <w:p w14:paraId="2CF20A0A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94.4</w:t>
            </w:r>
          </w:p>
        </w:tc>
        <w:tc>
          <w:tcPr>
            <w:tcW w:w="835" w:type="dxa"/>
          </w:tcPr>
          <w:p w14:paraId="5C77FE18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112.6</w:t>
            </w:r>
          </w:p>
        </w:tc>
      </w:tr>
      <w:tr w:rsidR="00307C80" w14:paraId="724CE519" w14:textId="77777777">
        <w:trPr>
          <w:trHeight w:val="375"/>
          <w:jc w:val="center"/>
        </w:trPr>
        <w:tc>
          <w:tcPr>
            <w:tcW w:w="1548" w:type="dxa"/>
          </w:tcPr>
          <w:p w14:paraId="1498CE0E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电压（</w:t>
            </w:r>
            <w:r>
              <w:rPr>
                <w:rFonts w:hint="eastAsia"/>
                <w:sz w:val="21"/>
                <w:szCs w:val="21"/>
              </w:rPr>
              <w:t>mV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856" w:type="dxa"/>
          </w:tcPr>
          <w:p w14:paraId="4525A410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</w:t>
            </w:r>
          </w:p>
        </w:tc>
        <w:tc>
          <w:tcPr>
            <w:tcW w:w="835" w:type="dxa"/>
          </w:tcPr>
          <w:p w14:paraId="5013D466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21.1</w:t>
            </w:r>
          </w:p>
        </w:tc>
        <w:tc>
          <w:tcPr>
            <w:tcW w:w="835" w:type="dxa"/>
          </w:tcPr>
          <w:p w14:paraId="23C83E0C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41.7</w:t>
            </w:r>
          </w:p>
        </w:tc>
        <w:tc>
          <w:tcPr>
            <w:tcW w:w="834" w:type="dxa"/>
          </w:tcPr>
          <w:p w14:paraId="540128E7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62.4</w:t>
            </w:r>
          </w:p>
        </w:tc>
        <w:tc>
          <w:tcPr>
            <w:tcW w:w="835" w:type="dxa"/>
          </w:tcPr>
          <w:p w14:paraId="4B8AF7E4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82.6</w:t>
            </w:r>
          </w:p>
        </w:tc>
        <w:tc>
          <w:tcPr>
            <w:tcW w:w="835" w:type="dxa"/>
          </w:tcPr>
          <w:p w14:paraId="2D54B4BB" w14:textId="77777777" w:rsidR="00307C80" w:rsidRDefault="00B44F0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103.2</w:t>
            </w:r>
          </w:p>
        </w:tc>
        <w:tc>
          <w:tcPr>
            <w:tcW w:w="835" w:type="dxa"/>
          </w:tcPr>
          <w:p w14:paraId="25A627AD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122.9</w:t>
            </w:r>
          </w:p>
        </w:tc>
      </w:tr>
    </w:tbl>
    <w:p w14:paraId="0AFDD457" w14:textId="77777777" w:rsidR="00307C80" w:rsidRDefault="00307C80">
      <w:pPr>
        <w:widowControl/>
        <w:jc w:val="left"/>
        <w:rPr>
          <w:rFonts w:ascii="Times New Roman" w:hAnsi="Times New Roman" w:cs="Times New Roman"/>
          <w:szCs w:val="21"/>
        </w:rPr>
      </w:pPr>
    </w:p>
    <w:p w14:paraId="46C7C294" w14:textId="77777777" w:rsidR="00307C80" w:rsidRDefault="00B44F08">
      <w:pPr>
        <w:ind w:firstLine="420"/>
      </w:pPr>
      <w:r>
        <w:rPr>
          <w:rFonts w:hint="eastAsia"/>
        </w:rPr>
        <w:t>R=510</w:t>
      </w:r>
      <w:r>
        <w:rPr>
          <w:rFonts w:hint="eastAsia"/>
        </w:rPr>
        <w:t>欧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3"/>
        <w:gridCol w:w="856"/>
        <w:gridCol w:w="835"/>
        <w:gridCol w:w="835"/>
        <w:gridCol w:w="834"/>
        <w:gridCol w:w="835"/>
        <w:gridCol w:w="835"/>
        <w:gridCol w:w="835"/>
      </w:tblGrid>
      <w:tr w:rsidR="00307C80" w14:paraId="319FD03E" w14:textId="77777777">
        <w:trPr>
          <w:trHeight w:val="315"/>
          <w:jc w:val="center"/>
        </w:trPr>
        <w:tc>
          <w:tcPr>
            <w:tcW w:w="1523" w:type="dxa"/>
          </w:tcPr>
          <w:p w14:paraId="788091B6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光照度（</w:t>
            </w:r>
            <w:r>
              <w:rPr>
                <w:rFonts w:hint="eastAsia"/>
                <w:sz w:val="21"/>
                <w:szCs w:val="21"/>
              </w:rPr>
              <w:t>Lx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856" w:type="dxa"/>
            <w:vAlign w:val="center"/>
          </w:tcPr>
          <w:p w14:paraId="7762ED2C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835" w:type="dxa"/>
            <w:vAlign w:val="center"/>
          </w:tcPr>
          <w:p w14:paraId="2931AD24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100</w:t>
            </w:r>
          </w:p>
        </w:tc>
        <w:tc>
          <w:tcPr>
            <w:tcW w:w="835" w:type="dxa"/>
            <w:vAlign w:val="center"/>
          </w:tcPr>
          <w:p w14:paraId="71CC172A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200</w:t>
            </w:r>
          </w:p>
        </w:tc>
        <w:tc>
          <w:tcPr>
            <w:tcW w:w="834" w:type="dxa"/>
            <w:vAlign w:val="center"/>
          </w:tcPr>
          <w:p w14:paraId="3DA1A556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300</w:t>
            </w:r>
          </w:p>
        </w:tc>
        <w:tc>
          <w:tcPr>
            <w:tcW w:w="835" w:type="dxa"/>
            <w:vAlign w:val="center"/>
          </w:tcPr>
          <w:p w14:paraId="7D50B07A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400</w:t>
            </w:r>
          </w:p>
        </w:tc>
        <w:tc>
          <w:tcPr>
            <w:tcW w:w="835" w:type="dxa"/>
            <w:vAlign w:val="center"/>
          </w:tcPr>
          <w:p w14:paraId="1B8F292A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500</w:t>
            </w:r>
          </w:p>
        </w:tc>
        <w:tc>
          <w:tcPr>
            <w:tcW w:w="835" w:type="dxa"/>
            <w:vAlign w:val="center"/>
          </w:tcPr>
          <w:p w14:paraId="5E2AF903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600</w:t>
            </w:r>
          </w:p>
        </w:tc>
      </w:tr>
      <w:tr w:rsidR="00307C80" w14:paraId="4AFCE4B1" w14:textId="77777777">
        <w:trPr>
          <w:trHeight w:val="315"/>
          <w:jc w:val="center"/>
        </w:trPr>
        <w:tc>
          <w:tcPr>
            <w:tcW w:w="1523" w:type="dxa"/>
          </w:tcPr>
          <w:p w14:paraId="5B04A06E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电流（</w:t>
            </w:r>
            <w:r>
              <w:rPr>
                <w:sz w:val="21"/>
                <w:szCs w:val="21"/>
              </w:rPr>
              <w:t>μ</w:t>
            </w: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856" w:type="dxa"/>
            <w:shd w:val="clear" w:color="auto" w:fill="auto"/>
          </w:tcPr>
          <w:p w14:paraId="5B8B87DB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</w:t>
            </w:r>
          </w:p>
        </w:tc>
        <w:tc>
          <w:tcPr>
            <w:tcW w:w="835" w:type="dxa"/>
          </w:tcPr>
          <w:p w14:paraId="12E7CBFB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19.2</w:t>
            </w:r>
          </w:p>
        </w:tc>
        <w:tc>
          <w:tcPr>
            <w:tcW w:w="835" w:type="dxa"/>
          </w:tcPr>
          <w:p w14:paraId="6189137B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37.9</w:t>
            </w:r>
          </w:p>
        </w:tc>
        <w:tc>
          <w:tcPr>
            <w:tcW w:w="834" w:type="dxa"/>
          </w:tcPr>
          <w:p w14:paraId="62BD3178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56.7</w:t>
            </w:r>
          </w:p>
        </w:tc>
        <w:tc>
          <w:tcPr>
            <w:tcW w:w="835" w:type="dxa"/>
          </w:tcPr>
          <w:p w14:paraId="0F1FB5FE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75.2</w:t>
            </w:r>
          </w:p>
        </w:tc>
        <w:tc>
          <w:tcPr>
            <w:tcW w:w="835" w:type="dxa"/>
          </w:tcPr>
          <w:p w14:paraId="4E958C3E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93.4</w:t>
            </w:r>
          </w:p>
        </w:tc>
        <w:tc>
          <w:tcPr>
            <w:tcW w:w="835" w:type="dxa"/>
          </w:tcPr>
          <w:p w14:paraId="5A31FE7D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111.1</w:t>
            </w:r>
          </w:p>
        </w:tc>
      </w:tr>
      <w:tr w:rsidR="00307C80" w14:paraId="407E8CA4" w14:textId="77777777">
        <w:trPr>
          <w:trHeight w:val="375"/>
          <w:jc w:val="center"/>
        </w:trPr>
        <w:tc>
          <w:tcPr>
            <w:tcW w:w="1523" w:type="dxa"/>
          </w:tcPr>
          <w:p w14:paraId="62DE27A0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电压（</w:t>
            </w:r>
            <w:r>
              <w:rPr>
                <w:rFonts w:hint="eastAsia"/>
                <w:sz w:val="21"/>
                <w:szCs w:val="21"/>
              </w:rPr>
              <w:t>mV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856" w:type="dxa"/>
            <w:shd w:val="clear" w:color="auto" w:fill="auto"/>
          </w:tcPr>
          <w:p w14:paraId="7FA31058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</w:t>
            </w:r>
          </w:p>
        </w:tc>
        <w:tc>
          <w:tcPr>
            <w:tcW w:w="835" w:type="dxa"/>
          </w:tcPr>
          <w:p w14:paraId="2DB6FD66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28.7</w:t>
            </w:r>
          </w:p>
        </w:tc>
        <w:tc>
          <w:tcPr>
            <w:tcW w:w="835" w:type="dxa"/>
          </w:tcPr>
          <w:p w14:paraId="60240E97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56.7</w:t>
            </w:r>
          </w:p>
        </w:tc>
        <w:tc>
          <w:tcPr>
            <w:tcW w:w="834" w:type="dxa"/>
          </w:tcPr>
          <w:p w14:paraId="62509D35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84.8</w:t>
            </w:r>
          </w:p>
        </w:tc>
        <w:tc>
          <w:tcPr>
            <w:tcW w:w="835" w:type="dxa"/>
          </w:tcPr>
          <w:p w14:paraId="49ABD8BD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112.4</w:t>
            </w:r>
          </w:p>
        </w:tc>
        <w:tc>
          <w:tcPr>
            <w:tcW w:w="835" w:type="dxa"/>
          </w:tcPr>
          <w:p w14:paraId="60A6A65F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139.7</w:t>
            </w:r>
          </w:p>
        </w:tc>
        <w:tc>
          <w:tcPr>
            <w:tcW w:w="835" w:type="dxa"/>
          </w:tcPr>
          <w:p w14:paraId="744970F0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166.2</w:t>
            </w:r>
          </w:p>
        </w:tc>
      </w:tr>
    </w:tbl>
    <w:p w14:paraId="51E64752" w14:textId="77777777" w:rsidR="00307C80" w:rsidRDefault="00307C80">
      <w:pPr>
        <w:ind w:firstLine="420"/>
        <w:rPr>
          <w:szCs w:val="21"/>
        </w:rPr>
      </w:pPr>
    </w:p>
    <w:p w14:paraId="0A4AE32B" w14:textId="77777777" w:rsidR="00307C80" w:rsidRDefault="00B44F08">
      <w:pPr>
        <w:ind w:firstLine="420"/>
        <w:rPr>
          <w:szCs w:val="21"/>
        </w:rPr>
      </w:pPr>
      <w:r>
        <w:rPr>
          <w:rFonts w:hint="eastAsia"/>
          <w:szCs w:val="21"/>
        </w:rPr>
        <w:t>R=1K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1"/>
        <w:gridCol w:w="932"/>
        <w:gridCol w:w="851"/>
        <w:gridCol w:w="835"/>
        <w:gridCol w:w="834"/>
        <w:gridCol w:w="835"/>
        <w:gridCol w:w="835"/>
        <w:gridCol w:w="835"/>
      </w:tblGrid>
      <w:tr w:rsidR="00307C80" w14:paraId="59FE8CC1" w14:textId="77777777">
        <w:trPr>
          <w:trHeight w:val="315"/>
          <w:jc w:val="center"/>
        </w:trPr>
        <w:tc>
          <w:tcPr>
            <w:tcW w:w="1501" w:type="dxa"/>
          </w:tcPr>
          <w:p w14:paraId="75F99BF2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光照度（</w:t>
            </w:r>
            <w:r>
              <w:rPr>
                <w:rFonts w:hint="eastAsia"/>
                <w:bCs/>
                <w:sz w:val="21"/>
                <w:szCs w:val="21"/>
              </w:rPr>
              <w:t>Lx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932" w:type="dxa"/>
            <w:vAlign w:val="center"/>
          </w:tcPr>
          <w:p w14:paraId="03E07D04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0</w:t>
            </w:r>
          </w:p>
        </w:tc>
        <w:tc>
          <w:tcPr>
            <w:tcW w:w="851" w:type="dxa"/>
            <w:vAlign w:val="center"/>
          </w:tcPr>
          <w:p w14:paraId="5628BDB8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100</w:t>
            </w:r>
          </w:p>
        </w:tc>
        <w:tc>
          <w:tcPr>
            <w:tcW w:w="835" w:type="dxa"/>
            <w:vAlign w:val="center"/>
          </w:tcPr>
          <w:p w14:paraId="74032FAE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200</w:t>
            </w:r>
          </w:p>
        </w:tc>
        <w:tc>
          <w:tcPr>
            <w:tcW w:w="834" w:type="dxa"/>
            <w:vAlign w:val="center"/>
          </w:tcPr>
          <w:p w14:paraId="39491F5F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300</w:t>
            </w:r>
          </w:p>
        </w:tc>
        <w:tc>
          <w:tcPr>
            <w:tcW w:w="835" w:type="dxa"/>
            <w:vAlign w:val="center"/>
          </w:tcPr>
          <w:p w14:paraId="45454E69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400</w:t>
            </w:r>
          </w:p>
        </w:tc>
        <w:tc>
          <w:tcPr>
            <w:tcW w:w="835" w:type="dxa"/>
            <w:vAlign w:val="center"/>
          </w:tcPr>
          <w:p w14:paraId="0EDDF641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500</w:t>
            </w:r>
          </w:p>
        </w:tc>
        <w:tc>
          <w:tcPr>
            <w:tcW w:w="835" w:type="dxa"/>
            <w:vAlign w:val="center"/>
          </w:tcPr>
          <w:p w14:paraId="743CC280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600</w:t>
            </w:r>
          </w:p>
        </w:tc>
      </w:tr>
      <w:tr w:rsidR="00307C80" w14:paraId="1FD672D6" w14:textId="77777777">
        <w:trPr>
          <w:trHeight w:val="315"/>
          <w:jc w:val="center"/>
        </w:trPr>
        <w:tc>
          <w:tcPr>
            <w:tcW w:w="1501" w:type="dxa"/>
          </w:tcPr>
          <w:p w14:paraId="156AA374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电流（</w:t>
            </w:r>
            <w:r>
              <w:rPr>
                <w:bCs/>
                <w:sz w:val="21"/>
                <w:szCs w:val="21"/>
              </w:rPr>
              <w:t>μ</w:t>
            </w:r>
            <w:r>
              <w:rPr>
                <w:rFonts w:hint="eastAsia"/>
                <w:bCs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932" w:type="dxa"/>
            <w:shd w:val="clear" w:color="auto" w:fill="auto"/>
          </w:tcPr>
          <w:p w14:paraId="370D5CBA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</w:t>
            </w:r>
          </w:p>
        </w:tc>
        <w:tc>
          <w:tcPr>
            <w:tcW w:w="851" w:type="dxa"/>
          </w:tcPr>
          <w:p w14:paraId="16AB1F45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19.3</w:t>
            </w:r>
          </w:p>
        </w:tc>
        <w:tc>
          <w:tcPr>
            <w:tcW w:w="835" w:type="dxa"/>
          </w:tcPr>
          <w:p w14:paraId="3DDB496C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37.8</w:t>
            </w:r>
          </w:p>
        </w:tc>
        <w:tc>
          <w:tcPr>
            <w:tcW w:w="834" w:type="dxa"/>
          </w:tcPr>
          <w:p w14:paraId="209C8648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56.2</w:t>
            </w:r>
          </w:p>
        </w:tc>
        <w:tc>
          <w:tcPr>
            <w:tcW w:w="835" w:type="dxa"/>
          </w:tcPr>
          <w:p w14:paraId="2FD84E06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74.4</w:t>
            </w:r>
          </w:p>
        </w:tc>
        <w:tc>
          <w:tcPr>
            <w:tcW w:w="835" w:type="dxa"/>
          </w:tcPr>
          <w:p w14:paraId="18361C2A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91.9</w:t>
            </w:r>
          </w:p>
        </w:tc>
        <w:tc>
          <w:tcPr>
            <w:tcW w:w="835" w:type="dxa"/>
          </w:tcPr>
          <w:p w14:paraId="6EE344E2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108.6</w:t>
            </w:r>
          </w:p>
        </w:tc>
      </w:tr>
      <w:tr w:rsidR="00307C80" w14:paraId="401CC66E" w14:textId="77777777">
        <w:trPr>
          <w:trHeight w:val="375"/>
          <w:jc w:val="center"/>
        </w:trPr>
        <w:tc>
          <w:tcPr>
            <w:tcW w:w="1501" w:type="dxa"/>
          </w:tcPr>
          <w:p w14:paraId="01004267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电压（</w:t>
            </w:r>
            <w:r>
              <w:rPr>
                <w:rFonts w:hint="eastAsia"/>
                <w:sz w:val="21"/>
                <w:szCs w:val="21"/>
              </w:rPr>
              <w:t>mV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932" w:type="dxa"/>
            <w:shd w:val="clear" w:color="auto" w:fill="auto"/>
          </w:tcPr>
          <w:p w14:paraId="020027EA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</w:t>
            </w:r>
          </w:p>
        </w:tc>
        <w:tc>
          <w:tcPr>
            <w:tcW w:w="851" w:type="dxa"/>
          </w:tcPr>
          <w:p w14:paraId="5B07DBDA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37.9</w:t>
            </w:r>
          </w:p>
        </w:tc>
        <w:tc>
          <w:tcPr>
            <w:tcW w:w="835" w:type="dxa"/>
          </w:tcPr>
          <w:p w14:paraId="578A271A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74.7</w:t>
            </w:r>
          </w:p>
        </w:tc>
        <w:tc>
          <w:tcPr>
            <w:tcW w:w="834" w:type="dxa"/>
          </w:tcPr>
          <w:p w14:paraId="6A0AE70F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111.4</w:t>
            </w:r>
          </w:p>
        </w:tc>
        <w:tc>
          <w:tcPr>
            <w:tcW w:w="835" w:type="dxa"/>
          </w:tcPr>
          <w:p w14:paraId="3F4F29C1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147.3</w:t>
            </w:r>
          </w:p>
        </w:tc>
        <w:tc>
          <w:tcPr>
            <w:tcW w:w="835" w:type="dxa"/>
          </w:tcPr>
          <w:p w14:paraId="5B019BE4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182.2</w:t>
            </w:r>
          </w:p>
        </w:tc>
        <w:tc>
          <w:tcPr>
            <w:tcW w:w="835" w:type="dxa"/>
          </w:tcPr>
          <w:p w14:paraId="67C65E4E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214</w:t>
            </w:r>
          </w:p>
        </w:tc>
      </w:tr>
    </w:tbl>
    <w:p w14:paraId="2AF5399C" w14:textId="77777777" w:rsidR="00307C80" w:rsidRDefault="00307C80">
      <w:pPr>
        <w:ind w:firstLine="420"/>
        <w:rPr>
          <w:szCs w:val="21"/>
        </w:rPr>
      </w:pPr>
    </w:p>
    <w:p w14:paraId="1CAFF2BC" w14:textId="77777777" w:rsidR="00307C80" w:rsidRDefault="00B44F08">
      <w:pPr>
        <w:ind w:firstLine="420"/>
        <w:rPr>
          <w:szCs w:val="21"/>
        </w:rPr>
      </w:pPr>
      <w:r>
        <w:rPr>
          <w:rFonts w:hint="eastAsia"/>
          <w:szCs w:val="21"/>
        </w:rPr>
        <w:t>R=5</w:t>
      </w:r>
      <w:r>
        <w:rPr>
          <w:szCs w:val="21"/>
        </w:rPr>
        <w:t>.1</w:t>
      </w:r>
      <w:r>
        <w:rPr>
          <w:rFonts w:hint="eastAsia"/>
          <w:szCs w:val="21"/>
        </w:rPr>
        <w:t>K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7"/>
        <w:gridCol w:w="856"/>
        <w:gridCol w:w="835"/>
        <w:gridCol w:w="835"/>
        <w:gridCol w:w="834"/>
        <w:gridCol w:w="835"/>
        <w:gridCol w:w="835"/>
        <w:gridCol w:w="835"/>
      </w:tblGrid>
      <w:tr w:rsidR="00307C80" w14:paraId="549C26C4" w14:textId="77777777">
        <w:trPr>
          <w:trHeight w:val="315"/>
          <w:jc w:val="center"/>
        </w:trPr>
        <w:tc>
          <w:tcPr>
            <w:tcW w:w="1507" w:type="dxa"/>
          </w:tcPr>
          <w:p w14:paraId="24FFE0B4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光照度（</w:t>
            </w:r>
            <w:r>
              <w:rPr>
                <w:rFonts w:hint="eastAsia"/>
                <w:sz w:val="21"/>
                <w:szCs w:val="21"/>
              </w:rPr>
              <w:t>lx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856" w:type="dxa"/>
            <w:vAlign w:val="center"/>
          </w:tcPr>
          <w:p w14:paraId="075C1B08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0</w:t>
            </w:r>
          </w:p>
        </w:tc>
        <w:tc>
          <w:tcPr>
            <w:tcW w:w="835" w:type="dxa"/>
            <w:vAlign w:val="center"/>
          </w:tcPr>
          <w:p w14:paraId="7385B9E0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100</w:t>
            </w:r>
          </w:p>
        </w:tc>
        <w:tc>
          <w:tcPr>
            <w:tcW w:w="835" w:type="dxa"/>
            <w:vAlign w:val="center"/>
          </w:tcPr>
          <w:p w14:paraId="6C38BA83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200</w:t>
            </w:r>
          </w:p>
        </w:tc>
        <w:tc>
          <w:tcPr>
            <w:tcW w:w="834" w:type="dxa"/>
            <w:vAlign w:val="center"/>
          </w:tcPr>
          <w:p w14:paraId="57582268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300</w:t>
            </w:r>
          </w:p>
        </w:tc>
        <w:tc>
          <w:tcPr>
            <w:tcW w:w="835" w:type="dxa"/>
            <w:vAlign w:val="center"/>
          </w:tcPr>
          <w:p w14:paraId="6B2CE27F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400</w:t>
            </w:r>
          </w:p>
        </w:tc>
        <w:tc>
          <w:tcPr>
            <w:tcW w:w="835" w:type="dxa"/>
            <w:vAlign w:val="center"/>
          </w:tcPr>
          <w:p w14:paraId="33F9FF80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500</w:t>
            </w:r>
          </w:p>
        </w:tc>
        <w:tc>
          <w:tcPr>
            <w:tcW w:w="835" w:type="dxa"/>
            <w:vAlign w:val="center"/>
          </w:tcPr>
          <w:p w14:paraId="18CB9191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600</w:t>
            </w:r>
          </w:p>
        </w:tc>
      </w:tr>
      <w:tr w:rsidR="00307C80" w14:paraId="1B7B6C48" w14:textId="77777777">
        <w:trPr>
          <w:trHeight w:val="315"/>
          <w:jc w:val="center"/>
        </w:trPr>
        <w:tc>
          <w:tcPr>
            <w:tcW w:w="1507" w:type="dxa"/>
          </w:tcPr>
          <w:p w14:paraId="058804CC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电流（</w:t>
            </w:r>
            <w:r>
              <w:rPr>
                <w:bCs/>
                <w:sz w:val="21"/>
                <w:szCs w:val="21"/>
              </w:rPr>
              <w:t>μ</w:t>
            </w:r>
            <w:r>
              <w:rPr>
                <w:rFonts w:hint="eastAsia"/>
                <w:bCs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856" w:type="dxa"/>
            <w:shd w:val="clear" w:color="auto" w:fill="auto"/>
          </w:tcPr>
          <w:p w14:paraId="4E2CC68C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</w:t>
            </w:r>
          </w:p>
        </w:tc>
        <w:tc>
          <w:tcPr>
            <w:tcW w:w="835" w:type="dxa"/>
          </w:tcPr>
          <w:p w14:paraId="26C9CACB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18.6</w:t>
            </w:r>
          </w:p>
        </w:tc>
        <w:tc>
          <w:tcPr>
            <w:tcW w:w="835" w:type="dxa"/>
          </w:tcPr>
          <w:p w14:paraId="267590BC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35.1</w:t>
            </w:r>
          </w:p>
        </w:tc>
        <w:tc>
          <w:tcPr>
            <w:tcW w:w="834" w:type="dxa"/>
          </w:tcPr>
          <w:p w14:paraId="073E3E9D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47.8</w:t>
            </w:r>
          </w:p>
        </w:tc>
        <w:tc>
          <w:tcPr>
            <w:tcW w:w="835" w:type="dxa"/>
          </w:tcPr>
          <w:p w14:paraId="79F4B6FE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54.9</w:t>
            </w:r>
          </w:p>
        </w:tc>
        <w:tc>
          <w:tcPr>
            <w:tcW w:w="835" w:type="dxa"/>
          </w:tcPr>
          <w:p w14:paraId="3C1D23B0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58.8</w:t>
            </w:r>
          </w:p>
        </w:tc>
        <w:tc>
          <w:tcPr>
            <w:tcW w:w="835" w:type="dxa"/>
          </w:tcPr>
          <w:p w14:paraId="44EEE2B1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61.3</w:t>
            </w:r>
          </w:p>
        </w:tc>
      </w:tr>
      <w:tr w:rsidR="00307C80" w14:paraId="5EA3944D" w14:textId="77777777">
        <w:trPr>
          <w:trHeight w:val="375"/>
          <w:jc w:val="center"/>
        </w:trPr>
        <w:tc>
          <w:tcPr>
            <w:tcW w:w="1507" w:type="dxa"/>
          </w:tcPr>
          <w:p w14:paraId="68F5C0AC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电压（</w:t>
            </w:r>
            <w:r>
              <w:rPr>
                <w:rFonts w:hint="eastAsia"/>
                <w:sz w:val="21"/>
                <w:szCs w:val="21"/>
              </w:rPr>
              <w:t>mV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856" w:type="dxa"/>
            <w:shd w:val="clear" w:color="auto" w:fill="auto"/>
          </w:tcPr>
          <w:p w14:paraId="36ED815E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</w:t>
            </w:r>
          </w:p>
        </w:tc>
        <w:tc>
          <w:tcPr>
            <w:tcW w:w="835" w:type="dxa"/>
          </w:tcPr>
          <w:p w14:paraId="5088C8CA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112.0</w:t>
            </w:r>
          </w:p>
        </w:tc>
        <w:tc>
          <w:tcPr>
            <w:tcW w:w="835" w:type="dxa"/>
          </w:tcPr>
          <w:p w14:paraId="2A8BDED3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211</w:t>
            </w:r>
          </w:p>
        </w:tc>
        <w:tc>
          <w:tcPr>
            <w:tcW w:w="834" w:type="dxa"/>
          </w:tcPr>
          <w:p w14:paraId="52F01EA4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288</w:t>
            </w:r>
          </w:p>
        </w:tc>
        <w:tc>
          <w:tcPr>
            <w:tcW w:w="835" w:type="dxa"/>
          </w:tcPr>
          <w:p w14:paraId="60D4592F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330</w:t>
            </w:r>
          </w:p>
        </w:tc>
        <w:tc>
          <w:tcPr>
            <w:tcW w:w="835" w:type="dxa"/>
          </w:tcPr>
          <w:p w14:paraId="4D6E5796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353</w:t>
            </w:r>
          </w:p>
        </w:tc>
        <w:tc>
          <w:tcPr>
            <w:tcW w:w="835" w:type="dxa"/>
          </w:tcPr>
          <w:p w14:paraId="1D22E478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368</w:t>
            </w:r>
          </w:p>
        </w:tc>
      </w:tr>
    </w:tbl>
    <w:p w14:paraId="447D3D77" w14:textId="77777777" w:rsidR="00307C80" w:rsidRDefault="00307C80">
      <w:pPr>
        <w:rPr>
          <w:szCs w:val="21"/>
        </w:rPr>
      </w:pPr>
    </w:p>
    <w:p w14:paraId="13ABE2DD" w14:textId="77777777" w:rsidR="00307C80" w:rsidRDefault="00B44F08">
      <w:pPr>
        <w:ind w:firstLine="420"/>
        <w:rPr>
          <w:szCs w:val="21"/>
        </w:rPr>
      </w:pPr>
      <w:r>
        <w:rPr>
          <w:rFonts w:hint="eastAsia"/>
          <w:szCs w:val="21"/>
        </w:rPr>
        <w:t>R=</w:t>
      </w:r>
      <w:r>
        <w:rPr>
          <w:szCs w:val="21"/>
        </w:rPr>
        <w:t>10</w:t>
      </w:r>
      <w:r>
        <w:rPr>
          <w:rFonts w:hint="eastAsia"/>
          <w:szCs w:val="21"/>
        </w:rPr>
        <w:t>K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7"/>
        <w:gridCol w:w="856"/>
        <w:gridCol w:w="835"/>
        <w:gridCol w:w="835"/>
        <w:gridCol w:w="834"/>
        <w:gridCol w:w="835"/>
        <w:gridCol w:w="835"/>
        <w:gridCol w:w="835"/>
      </w:tblGrid>
      <w:tr w:rsidR="00307C80" w14:paraId="4380F3D1" w14:textId="77777777">
        <w:trPr>
          <w:trHeight w:val="315"/>
          <w:jc w:val="center"/>
        </w:trPr>
        <w:tc>
          <w:tcPr>
            <w:tcW w:w="1507" w:type="dxa"/>
          </w:tcPr>
          <w:p w14:paraId="442AE997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光照度（</w:t>
            </w:r>
            <w:r>
              <w:rPr>
                <w:rFonts w:hint="eastAsia"/>
                <w:sz w:val="21"/>
                <w:szCs w:val="21"/>
              </w:rPr>
              <w:t>lx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856" w:type="dxa"/>
            <w:vAlign w:val="center"/>
          </w:tcPr>
          <w:p w14:paraId="3D500D43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0</w:t>
            </w:r>
          </w:p>
        </w:tc>
        <w:tc>
          <w:tcPr>
            <w:tcW w:w="835" w:type="dxa"/>
            <w:vAlign w:val="center"/>
          </w:tcPr>
          <w:p w14:paraId="4319A126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100</w:t>
            </w:r>
          </w:p>
        </w:tc>
        <w:tc>
          <w:tcPr>
            <w:tcW w:w="835" w:type="dxa"/>
            <w:vAlign w:val="center"/>
          </w:tcPr>
          <w:p w14:paraId="49481887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200</w:t>
            </w:r>
          </w:p>
        </w:tc>
        <w:tc>
          <w:tcPr>
            <w:tcW w:w="834" w:type="dxa"/>
            <w:vAlign w:val="center"/>
          </w:tcPr>
          <w:p w14:paraId="6DE1D832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300</w:t>
            </w:r>
          </w:p>
        </w:tc>
        <w:tc>
          <w:tcPr>
            <w:tcW w:w="835" w:type="dxa"/>
            <w:vAlign w:val="center"/>
          </w:tcPr>
          <w:p w14:paraId="0C2FD840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400</w:t>
            </w:r>
          </w:p>
        </w:tc>
        <w:tc>
          <w:tcPr>
            <w:tcW w:w="835" w:type="dxa"/>
            <w:vAlign w:val="center"/>
          </w:tcPr>
          <w:p w14:paraId="2287B9E3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500</w:t>
            </w:r>
          </w:p>
        </w:tc>
        <w:tc>
          <w:tcPr>
            <w:tcW w:w="835" w:type="dxa"/>
            <w:vAlign w:val="center"/>
          </w:tcPr>
          <w:p w14:paraId="4BF2FA81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600</w:t>
            </w:r>
          </w:p>
        </w:tc>
      </w:tr>
      <w:tr w:rsidR="00307C80" w14:paraId="7C6495E0" w14:textId="77777777">
        <w:trPr>
          <w:trHeight w:val="315"/>
          <w:jc w:val="center"/>
        </w:trPr>
        <w:tc>
          <w:tcPr>
            <w:tcW w:w="1507" w:type="dxa"/>
          </w:tcPr>
          <w:p w14:paraId="4516614E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电流（</w:t>
            </w:r>
            <w:r>
              <w:rPr>
                <w:bCs/>
                <w:sz w:val="21"/>
                <w:szCs w:val="21"/>
              </w:rPr>
              <w:t>μ</w:t>
            </w:r>
            <w:r>
              <w:rPr>
                <w:rFonts w:hint="eastAsia"/>
                <w:bCs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856" w:type="dxa"/>
            <w:shd w:val="clear" w:color="auto" w:fill="auto"/>
          </w:tcPr>
          <w:p w14:paraId="069FD903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</w:t>
            </w:r>
          </w:p>
        </w:tc>
        <w:tc>
          <w:tcPr>
            <w:tcW w:w="835" w:type="dxa"/>
          </w:tcPr>
          <w:p w14:paraId="3D54FC3E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17.2</w:t>
            </w:r>
          </w:p>
        </w:tc>
        <w:tc>
          <w:tcPr>
            <w:tcW w:w="835" w:type="dxa"/>
          </w:tcPr>
          <w:p w14:paraId="005D9A30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27.9</w:t>
            </w:r>
          </w:p>
        </w:tc>
        <w:tc>
          <w:tcPr>
            <w:tcW w:w="834" w:type="dxa"/>
          </w:tcPr>
          <w:p w14:paraId="21F0D7BD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32.1</w:t>
            </w:r>
          </w:p>
        </w:tc>
        <w:tc>
          <w:tcPr>
            <w:tcW w:w="835" w:type="dxa"/>
          </w:tcPr>
          <w:p w14:paraId="2F913F43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34.1</w:t>
            </w:r>
          </w:p>
        </w:tc>
        <w:tc>
          <w:tcPr>
            <w:tcW w:w="835" w:type="dxa"/>
          </w:tcPr>
          <w:p w14:paraId="7234A7C8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35.4</w:t>
            </w:r>
          </w:p>
        </w:tc>
        <w:tc>
          <w:tcPr>
            <w:tcW w:w="835" w:type="dxa"/>
          </w:tcPr>
          <w:p w14:paraId="69159791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36.2</w:t>
            </w:r>
          </w:p>
        </w:tc>
      </w:tr>
      <w:tr w:rsidR="00307C80" w14:paraId="20BDA65A" w14:textId="77777777">
        <w:trPr>
          <w:trHeight w:val="375"/>
          <w:jc w:val="center"/>
        </w:trPr>
        <w:tc>
          <w:tcPr>
            <w:tcW w:w="1507" w:type="dxa"/>
          </w:tcPr>
          <w:p w14:paraId="39D6AA69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电压（</w:t>
            </w:r>
            <w:r>
              <w:rPr>
                <w:rFonts w:hint="eastAsia"/>
                <w:sz w:val="21"/>
                <w:szCs w:val="21"/>
              </w:rPr>
              <w:t>mV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856" w:type="dxa"/>
            <w:shd w:val="clear" w:color="auto" w:fill="auto"/>
          </w:tcPr>
          <w:p w14:paraId="7B5457AE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</w:t>
            </w:r>
          </w:p>
        </w:tc>
        <w:tc>
          <w:tcPr>
            <w:tcW w:w="835" w:type="dxa"/>
          </w:tcPr>
          <w:p w14:paraId="6DB4B0BC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187.0</w:t>
            </w:r>
          </w:p>
        </w:tc>
        <w:tc>
          <w:tcPr>
            <w:tcW w:w="835" w:type="dxa"/>
          </w:tcPr>
          <w:p w14:paraId="47ED0652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303</w:t>
            </w:r>
          </w:p>
        </w:tc>
        <w:tc>
          <w:tcPr>
            <w:tcW w:w="834" w:type="dxa"/>
          </w:tcPr>
          <w:p w14:paraId="6B185286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348</w:t>
            </w:r>
          </w:p>
        </w:tc>
        <w:tc>
          <w:tcPr>
            <w:tcW w:w="835" w:type="dxa"/>
          </w:tcPr>
          <w:p w14:paraId="1F22DD9C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370</w:t>
            </w:r>
          </w:p>
        </w:tc>
        <w:tc>
          <w:tcPr>
            <w:tcW w:w="835" w:type="dxa"/>
          </w:tcPr>
          <w:p w14:paraId="179C7820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383</w:t>
            </w:r>
          </w:p>
        </w:tc>
        <w:tc>
          <w:tcPr>
            <w:tcW w:w="835" w:type="dxa"/>
          </w:tcPr>
          <w:p w14:paraId="68B91DEB" w14:textId="77777777" w:rsidR="00307C80" w:rsidRDefault="00B44F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393</w:t>
            </w:r>
          </w:p>
        </w:tc>
      </w:tr>
    </w:tbl>
    <w:p w14:paraId="26A38657" w14:textId="77777777" w:rsidR="00307C80" w:rsidRDefault="00307C80">
      <w:pPr>
        <w:widowControl/>
        <w:jc w:val="left"/>
        <w:rPr>
          <w:rFonts w:ascii="Times New Roman" w:hAnsi="Times New Roman" w:cs="Times New Roman"/>
          <w:szCs w:val="21"/>
        </w:rPr>
      </w:pPr>
    </w:p>
    <w:p w14:paraId="6A65818F" w14:textId="77777777" w:rsidR="00307C80" w:rsidRDefault="00B44F08">
      <w:pPr>
        <w:widowControl/>
        <w:ind w:firstLineChars="200" w:firstLine="480"/>
        <w:jc w:val="left"/>
      </w:pPr>
      <w:r>
        <w:rPr>
          <w:rFonts w:hint="eastAsia"/>
        </w:rPr>
        <w:t>根据上述实验所测试的数据，</w:t>
      </w:r>
      <w:r>
        <w:rPr>
          <w:rFonts w:hint="eastAsia"/>
          <w:color w:val="FF0000"/>
        </w:rPr>
        <w:t>在同一坐标轴上描绘出硅光电池的负载特性曲线</w:t>
      </w:r>
      <w:r>
        <w:rPr>
          <w:rFonts w:hint="eastAsia"/>
        </w:rPr>
        <w:t>,</w:t>
      </w:r>
      <w:r>
        <w:rPr>
          <w:rFonts w:hint="eastAsia"/>
        </w:rPr>
        <w:t>并进行分析。</w:t>
      </w:r>
    </w:p>
    <w:p w14:paraId="53282F81" w14:textId="5E16E744" w:rsidR="00307C80" w:rsidRDefault="007326CD" w:rsidP="007326CD">
      <w:pPr>
        <w:widowControl/>
        <w:jc w:val="center"/>
        <w:rPr>
          <w:rFonts w:ascii="Times New Roman" w:hAnsi="Times New Roman" w:cs="Times New Roman" w:hint="eastAsia"/>
          <w:b/>
          <w:szCs w:val="21"/>
        </w:rPr>
      </w:pPr>
      <w:r>
        <w:rPr>
          <w:noProof/>
        </w:rPr>
        <w:drawing>
          <wp:inline distT="0" distB="0" distL="0" distR="0" wp14:anchorId="632CD9F6" wp14:editId="5E0B22DC">
            <wp:extent cx="3905397" cy="2308633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2420" cy="231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B311B7" wp14:editId="6E1DC180">
            <wp:extent cx="3838992" cy="1955549"/>
            <wp:effectExtent l="0" t="0" r="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7037" cy="196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3890" w14:textId="77777777" w:rsidR="00307C80" w:rsidRDefault="00307C80">
      <w:pPr>
        <w:widowControl/>
        <w:jc w:val="left"/>
        <w:rPr>
          <w:rFonts w:ascii="Times New Roman" w:hAnsi="Times New Roman" w:cs="Times New Roman"/>
          <w:b/>
          <w:szCs w:val="21"/>
        </w:rPr>
      </w:pPr>
    </w:p>
    <w:p w14:paraId="418DB7D7" w14:textId="297FC911" w:rsidR="000C4F5C" w:rsidRDefault="000C4F5C">
      <w:pPr>
        <w:widowControl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br w:type="page"/>
      </w:r>
    </w:p>
    <w:p w14:paraId="26516D31" w14:textId="77777777" w:rsidR="00307C80" w:rsidRDefault="00307C80">
      <w:pPr>
        <w:widowControl/>
        <w:jc w:val="left"/>
        <w:rPr>
          <w:rFonts w:ascii="Times New Roman" w:hAnsi="Times New Roman" w:cs="Times New Roman"/>
          <w:b/>
          <w:szCs w:val="21"/>
        </w:rPr>
      </w:pPr>
    </w:p>
    <w:p w14:paraId="74D2908A" w14:textId="77777777" w:rsidR="00307C80" w:rsidRDefault="00B44F08">
      <w:pPr>
        <w:pStyle w:val="1"/>
      </w:pPr>
      <w:r>
        <w:rPr>
          <w:rFonts w:hint="eastAsia"/>
        </w:rPr>
        <w:t>实验</w:t>
      </w:r>
      <w:r>
        <w:rPr>
          <w:rFonts w:hint="eastAsia"/>
        </w:rPr>
        <w:t>四</w:t>
      </w:r>
      <w:r>
        <w:rPr>
          <w:rFonts w:hint="eastAsia"/>
        </w:rPr>
        <w:t xml:space="preserve">    </w:t>
      </w:r>
      <w:r>
        <w:rPr>
          <w:rFonts w:hint="eastAsia"/>
        </w:rPr>
        <w:t>光电</w:t>
      </w:r>
      <w:r>
        <w:rPr>
          <w:rFonts w:hint="eastAsia"/>
        </w:rPr>
        <w:t>倍增管基本</w:t>
      </w:r>
      <w:r>
        <w:rPr>
          <w:rFonts w:hint="eastAsia"/>
        </w:rPr>
        <w:t>特性测试</w:t>
      </w:r>
    </w:p>
    <w:p w14:paraId="4CFFEB61" w14:textId="77777777" w:rsidR="00307C80" w:rsidRDefault="00307C80">
      <w:pPr>
        <w:rPr>
          <w:lang w:val="zh-CN"/>
        </w:rPr>
      </w:pPr>
    </w:p>
    <w:p w14:paraId="10F5BBC9" w14:textId="77777777" w:rsidR="00307C80" w:rsidRDefault="00B44F08">
      <w:pPr>
        <w:pStyle w:val="3"/>
        <w:spacing w:before="156" w:after="156" w:line="240" w:lineRule="auto"/>
        <w:rPr>
          <w:sz w:val="24"/>
          <w:szCs w:val="24"/>
        </w:rPr>
      </w:pPr>
      <w:bookmarkStart w:id="85" w:name="_Toc181629778"/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、光电倍增管阴极灵敏度测试实验</w:t>
      </w:r>
      <w:bookmarkEnd w:id="85"/>
    </w:p>
    <w:p w14:paraId="3E31D5CD" w14:textId="77777777" w:rsidR="00307C80" w:rsidRDefault="00B44F08">
      <w:pPr>
        <w:spacing w:line="360" w:lineRule="auto"/>
      </w:pPr>
      <w:r>
        <w:rPr>
          <w:rFonts w:hint="eastAsia"/>
          <w:color w:val="ED0000"/>
        </w:rPr>
        <w:t>显示屏上的“检测电流”显示值，即阴极电流</w:t>
      </w:r>
      <w:r>
        <w:rPr>
          <w:rFonts w:hint="eastAsia"/>
          <w:color w:val="ED0000"/>
        </w:rPr>
        <w:t>I=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35.6nA</w:t>
      </w:r>
      <w:r>
        <w:rPr>
          <w:u w:val="single"/>
        </w:rPr>
        <w:t xml:space="preserve">     </w:t>
      </w:r>
    </w:p>
    <w:p w14:paraId="18E3F3C4" w14:textId="77777777" w:rsidR="00307C80" w:rsidRDefault="00B44F08">
      <w:pPr>
        <w:spacing w:line="360" w:lineRule="auto"/>
      </w:pPr>
      <w:r>
        <w:rPr>
          <w:rFonts w:hint="eastAsia"/>
        </w:rPr>
        <w:t>计算相应</w:t>
      </w:r>
      <w:r>
        <w:rPr>
          <w:rFonts w:hint="eastAsia"/>
          <w:color w:val="ED0000"/>
        </w:rPr>
        <w:t>阴极灵敏度</w:t>
      </w:r>
      <w:r>
        <w:rPr>
          <w:rFonts w:hint="eastAsia"/>
          <w:color w:val="ED0000"/>
        </w:rPr>
        <w:t>=</w:t>
      </w:r>
      <w:r>
        <w:rPr>
          <w:rFonts w:hint="eastAsia"/>
          <w:color w:val="ED0000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0.89mA/lm</w:t>
      </w:r>
      <w:r>
        <w:rPr>
          <w:u w:val="single"/>
        </w:rPr>
        <w:t xml:space="preserve">  </w:t>
      </w:r>
      <w:r>
        <w:rPr>
          <w:color w:val="ED0000"/>
          <w:u w:val="single"/>
        </w:rPr>
        <w:t xml:space="preserve"> </w:t>
      </w:r>
      <w:r>
        <w:rPr>
          <w:rFonts w:hint="eastAsia"/>
        </w:rPr>
        <w:t>。</w:t>
      </w:r>
    </w:p>
    <w:p w14:paraId="7C0B54F4" w14:textId="77777777" w:rsidR="00307C80" w:rsidRDefault="00307C80">
      <w:pPr>
        <w:spacing w:line="360" w:lineRule="auto"/>
      </w:pPr>
    </w:p>
    <w:p w14:paraId="59C72207" w14:textId="77777777" w:rsidR="00307C80" w:rsidRDefault="00B44F08">
      <w:pPr>
        <w:pStyle w:val="3"/>
        <w:spacing w:before="156" w:after="156" w:line="240" w:lineRule="auto"/>
        <w:rPr>
          <w:sz w:val="24"/>
          <w:szCs w:val="24"/>
        </w:rPr>
      </w:pPr>
      <w:bookmarkStart w:id="86" w:name="_Toc162499865"/>
      <w:bookmarkStart w:id="87" w:name="_Toc162510863"/>
      <w:bookmarkStart w:id="88" w:name="_Toc162663968"/>
      <w:bookmarkStart w:id="89" w:name="_Toc162510717"/>
      <w:bookmarkStart w:id="90" w:name="_Toc181629779"/>
      <w:bookmarkStart w:id="91" w:name="_Toc162510756"/>
      <w:bookmarkStart w:id="92" w:name="_Toc489257963"/>
      <w:bookmarkStart w:id="93" w:name="_Toc256682600"/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、光电倍增管阳极灵敏度测试实验</w:t>
      </w:r>
      <w:bookmarkEnd w:id="86"/>
      <w:bookmarkEnd w:id="87"/>
      <w:bookmarkEnd w:id="88"/>
      <w:bookmarkEnd w:id="89"/>
      <w:bookmarkEnd w:id="90"/>
      <w:bookmarkEnd w:id="91"/>
      <w:bookmarkEnd w:id="92"/>
      <w:bookmarkEnd w:id="93"/>
    </w:p>
    <w:p w14:paraId="47715D74" w14:textId="77777777" w:rsidR="00307C80" w:rsidRDefault="00B44F08">
      <w:pPr>
        <w:rPr>
          <w:bCs/>
        </w:rPr>
      </w:pPr>
      <w:r>
        <w:rPr>
          <w:rFonts w:hint="eastAsia"/>
          <w:b/>
          <w:bCs/>
        </w:rPr>
        <w:t>电压负</w:t>
      </w:r>
      <w:r>
        <w:rPr>
          <w:rFonts w:hint="eastAsia"/>
          <w:b/>
          <w:bCs/>
        </w:rPr>
        <w:t>400V</w:t>
      </w:r>
      <w:r>
        <w:rPr>
          <w:rFonts w:hint="eastAsia"/>
        </w:rPr>
        <w:t>，记下此时“检测电流”的显示值</w:t>
      </w:r>
      <w:r>
        <w:rPr>
          <w:rFonts w:hint="eastAsia"/>
          <w:color w:val="ED0000"/>
        </w:rPr>
        <w:t>I=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156.7uA</w:t>
      </w:r>
      <w:r>
        <w:rPr>
          <w:u w:val="single"/>
        </w:rPr>
        <w:t xml:space="preserve">   </w:t>
      </w:r>
      <w:r>
        <w:rPr>
          <w:rFonts w:hint="eastAsia"/>
          <w:color w:val="ED0000"/>
        </w:rPr>
        <w:t>。</w:t>
      </w:r>
    </w:p>
    <w:p w14:paraId="631B0F18" w14:textId="77777777" w:rsidR="00307C80" w:rsidRDefault="00B44F08">
      <w:pPr>
        <w:spacing w:line="360" w:lineRule="auto"/>
      </w:pPr>
      <w:r>
        <w:rPr>
          <w:rFonts w:hint="eastAsia"/>
        </w:rPr>
        <w:t>计算</w:t>
      </w:r>
      <w:r>
        <w:rPr>
          <w:rFonts w:hint="eastAsia"/>
          <w:color w:val="ED0000"/>
        </w:rPr>
        <w:t>阳极灵敏度</w:t>
      </w:r>
      <w:r>
        <w:rPr>
          <w:rFonts w:hint="eastAsia"/>
          <w:color w:val="ED0000"/>
        </w:rPr>
        <w:t>=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3.92A/lm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。</w:t>
      </w:r>
    </w:p>
    <w:p w14:paraId="201EF166" w14:textId="77777777" w:rsidR="00307C80" w:rsidRDefault="00307C80">
      <w:pPr>
        <w:spacing w:line="360" w:lineRule="auto"/>
      </w:pPr>
    </w:p>
    <w:p w14:paraId="5E1F9C30" w14:textId="77777777" w:rsidR="00307C80" w:rsidRDefault="00B44F08">
      <w:pPr>
        <w:pStyle w:val="3"/>
        <w:spacing w:before="156" w:after="156" w:line="240" w:lineRule="auto"/>
        <w:rPr>
          <w:sz w:val="24"/>
          <w:szCs w:val="24"/>
        </w:rPr>
      </w:pPr>
      <w:bookmarkStart w:id="94" w:name="_Toc162499869"/>
      <w:bookmarkStart w:id="95" w:name="_Toc162510760"/>
      <w:bookmarkStart w:id="96" w:name="_Toc181629780"/>
      <w:bookmarkStart w:id="97" w:name="_Toc256682604"/>
      <w:bookmarkStart w:id="98" w:name="_Toc162510721"/>
      <w:bookmarkStart w:id="99" w:name="_Toc162510867"/>
      <w:bookmarkStart w:id="100" w:name="_Toc162663972"/>
      <w:bookmarkStart w:id="101" w:name="_Toc489257966"/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、光电倍增管阴极伏安特性测试实验</w:t>
      </w:r>
      <w:bookmarkEnd w:id="94"/>
      <w:bookmarkEnd w:id="95"/>
      <w:bookmarkEnd w:id="96"/>
      <w:bookmarkEnd w:id="97"/>
      <w:bookmarkEnd w:id="98"/>
      <w:bookmarkEnd w:id="99"/>
      <w:bookmarkEnd w:id="100"/>
      <w:bookmarkEnd w:id="101"/>
    </w:p>
    <w:p w14:paraId="7DB7B7DF" w14:textId="77777777" w:rsidR="00307C80" w:rsidRDefault="00B44F08">
      <w:pPr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表</w:t>
      </w:r>
      <w:r>
        <w:rPr>
          <w:rFonts w:hint="eastAsia"/>
          <w:sz w:val="21"/>
          <w:szCs w:val="21"/>
        </w:rPr>
        <w:t>1</w:t>
      </w:r>
    </w:p>
    <w:tbl>
      <w:tblPr>
        <w:tblW w:w="975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39"/>
        <w:gridCol w:w="868"/>
        <w:gridCol w:w="868"/>
        <w:gridCol w:w="868"/>
        <w:gridCol w:w="868"/>
        <w:gridCol w:w="869"/>
        <w:gridCol w:w="868"/>
        <w:gridCol w:w="868"/>
        <w:gridCol w:w="868"/>
        <w:gridCol w:w="869"/>
      </w:tblGrid>
      <w:tr w:rsidR="00307C80" w14:paraId="3A30492D" w14:textId="77777777">
        <w:tc>
          <w:tcPr>
            <w:tcW w:w="1939" w:type="dxa"/>
          </w:tcPr>
          <w:p w14:paraId="0C15EF6F" w14:textId="77777777" w:rsidR="00307C80" w:rsidRDefault="00B44F08">
            <w:pPr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负电压</w:t>
            </w:r>
            <w:r>
              <w:rPr>
                <w:rFonts w:hint="eastAsia"/>
                <w:sz w:val="21"/>
                <w:szCs w:val="21"/>
              </w:rPr>
              <w:t>(V)</w:t>
            </w:r>
          </w:p>
        </w:tc>
        <w:tc>
          <w:tcPr>
            <w:tcW w:w="868" w:type="dxa"/>
            <w:vAlign w:val="center"/>
          </w:tcPr>
          <w:p w14:paraId="408F2DE5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868" w:type="dxa"/>
            <w:vAlign w:val="center"/>
          </w:tcPr>
          <w:p w14:paraId="4FE0895A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68" w:type="dxa"/>
            <w:vAlign w:val="center"/>
          </w:tcPr>
          <w:p w14:paraId="74020F65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868" w:type="dxa"/>
            <w:vAlign w:val="center"/>
          </w:tcPr>
          <w:p w14:paraId="0E157D65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30</w:t>
            </w:r>
          </w:p>
        </w:tc>
        <w:tc>
          <w:tcPr>
            <w:tcW w:w="869" w:type="dxa"/>
            <w:vAlign w:val="center"/>
          </w:tcPr>
          <w:p w14:paraId="69784E27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40</w:t>
            </w:r>
          </w:p>
        </w:tc>
        <w:tc>
          <w:tcPr>
            <w:tcW w:w="868" w:type="dxa"/>
            <w:vAlign w:val="center"/>
          </w:tcPr>
          <w:p w14:paraId="475B0C6D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50</w:t>
            </w:r>
          </w:p>
        </w:tc>
        <w:tc>
          <w:tcPr>
            <w:tcW w:w="868" w:type="dxa"/>
            <w:vAlign w:val="center"/>
          </w:tcPr>
          <w:p w14:paraId="0AF89EC6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60</w:t>
            </w:r>
          </w:p>
        </w:tc>
        <w:tc>
          <w:tcPr>
            <w:tcW w:w="868" w:type="dxa"/>
            <w:vAlign w:val="center"/>
          </w:tcPr>
          <w:p w14:paraId="7EEFB7FD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70</w:t>
            </w:r>
          </w:p>
        </w:tc>
        <w:tc>
          <w:tcPr>
            <w:tcW w:w="869" w:type="dxa"/>
            <w:vAlign w:val="center"/>
          </w:tcPr>
          <w:p w14:paraId="4D726F9A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80</w:t>
            </w:r>
          </w:p>
        </w:tc>
      </w:tr>
      <w:tr w:rsidR="00307C80" w14:paraId="36FCDF17" w14:textId="77777777">
        <w:tc>
          <w:tcPr>
            <w:tcW w:w="1939" w:type="dxa"/>
          </w:tcPr>
          <w:p w14:paraId="69742234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0.5Lx:</w:t>
            </w:r>
            <w:r>
              <w:rPr>
                <w:rFonts w:hint="eastAsia"/>
                <w:sz w:val="21"/>
                <w:szCs w:val="21"/>
              </w:rPr>
              <w:t>电流</w:t>
            </w:r>
            <w:r>
              <w:rPr>
                <w:rFonts w:hint="eastAsia"/>
                <w:sz w:val="21"/>
                <w:szCs w:val="21"/>
              </w:rPr>
              <w:t>1(nA)</w:t>
            </w:r>
          </w:p>
        </w:tc>
        <w:tc>
          <w:tcPr>
            <w:tcW w:w="868" w:type="dxa"/>
          </w:tcPr>
          <w:p w14:paraId="27512372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1.0</w:t>
            </w:r>
          </w:p>
        </w:tc>
        <w:tc>
          <w:tcPr>
            <w:tcW w:w="868" w:type="dxa"/>
          </w:tcPr>
          <w:p w14:paraId="6EC99E3C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14.9</w:t>
            </w:r>
          </w:p>
        </w:tc>
        <w:tc>
          <w:tcPr>
            <w:tcW w:w="868" w:type="dxa"/>
          </w:tcPr>
          <w:p w14:paraId="47C84B1F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21.2</w:t>
            </w:r>
          </w:p>
        </w:tc>
        <w:tc>
          <w:tcPr>
            <w:tcW w:w="868" w:type="dxa"/>
          </w:tcPr>
          <w:p w14:paraId="69F6D0AE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25.8</w:t>
            </w:r>
          </w:p>
        </w:tc>
        <w:tc>
          <w:tcPr>
            <w:tcW w:w="869" w:type="dxa"/>
          </w:tcPr>
          <w:p w14:paraId="3CB09D0B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28.9</w:t>
            </w:r>
          </w:p>
        </w:tc>
        <w:tc>
          <w:tcPr>
            <w:tcW w:w="868" w:type="dxa"/>
          </w:tcPr>
          <w:p w14:paraId="5E85962C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31.4</w:t>
            </w:r>
          </w:p>
        </w:tc>
        <w:tc>
          <w:tcPr>
            <w:tcW w:w="868" w:type="dxa"/>
          </w:tcPr>
          <w:p w14:paraId="45DEF465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33.5</w:t>
            </w:r>
          </w:p>
        </w:tc>
        <w:tc>
          <w:tcPr>
            <w:tcW w:w="868" w:type="dxa"/>
          </w:tcPr>
          <w:p w14:paraId="15529B70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34.9</w:t>
            </w:r>
          </w:p>
        </w:tc>
        <w:tc>
          <w:tcPr>
            <w:tcW w:w="869" w:type="dxa"/>
          </w:tcPr>
          <w:p w14:paraId="1D21DBE0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36.0</w:t>
            </w:r>
          </w:p>
        </w:tc>
      </w:tr>
      <w:tr w:rsidR="00307C80" w14:paraId="7BE82572" w14:textId="77777777">
        <w:tc>
          <w:tcPr>
            <w:tcW w:w="1939" w:type="dxa"/>
          </w:tcPr>
          <w:p w14:paraId="1E075078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1Lx:</w:t>
            </w:r>
            <w:r>
              <w:rPr>
                <w:rFonts w:hint="eastAsia"/>
                <w:sz w:val="21"/>
                <w:szCs w:val="21"/>
              </w:rPr>
              <w:t>电流</w:t>
            </w:r>
            <w:r>
              <w:rPr>
                <w:rFonts w:hint="eastAsia"/>
                <w:sz w:val="21"/>
                <w:szCs w:val="21"/>
              </w:rPr>
              <w:t>2(nA)</w:t>
            </w:r>
          </w:p>
        </w:tc>
        <w:tc>
          <w:tcPr>
            <w:tcW w:w="868" w:type="dxa"/>
          </w:tcPr>
          <w:p w14:paraId="19A6E0A4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1.3</w:t>
            </w:r>
          </w:p>
        </w:tc>
        <w:tc>
          <w:tcPr>
            <w:tcW w:w="868" w:type="dxa"/>
          </w:tcPr>
          <w:p w14:paraId="3204AD46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23.2</w:t>
            </w:r>
          </w:p>
        </w:tc>
        <w:tc>
          <w:tcPr>
            <w:tcW w:w="868" w:type="dxa"/>
          </w:tcPr>
          <w:p w14:paraId="78782B05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32.5</w:t>
            </w:r>
          </w:p>
        </w:tc>
        <w:tc>
          <w:tcPr>
            <w:tcW w:w="868" w:type="dxa"/>
          </w:tcPr>
          <w:p w14:paraId="351761CB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39.5</w:t>
            </w:r>
          </w:p>
        </w:tc>
        <w:tc>
          <w:tcPr>
            <w:tcW w:w="869" w:type="dxa"/>
          </w:tcPr>
          <w:p w14:paraId="5D0F6FB4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44.8</w:t>
            </w:r>
          </w:p>
        </w:tc>
        <w:tc>
          <w:tcPr>
            <w:tcW w:w="868" w:type="dxa"/>
          </w:tcPr>
          <w:p w14:paraId="343D26C1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48.9</w:t>
            </w:r>
          </w:p>
        </w:tc>
        <w:tc>
          <w:tcPr>
            <w:tcW w:w="868" w:type="dxa"/>
          </w:tcPr>
          <w:p w14:paraId="29049634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52.7</w:t>
            </w:r>
          </w:p>
        </w:tc>
        <w:tc>
          <w:tcPr>
            <w:tcW w:w="868" w:type="dxa"/>
          </w:tcPr>
          <w:p w14:paraId="3003056F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55.5</w:t>
            </w:r>
          </w:p>
        </w:tc>
        <w:tc>
          <w:tcPr>
            <w:tcW w:w="869" w:type="dxa"/>
          </w:tcPr>
          <w:p w14:paraId="7EF4442B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58.1</w:t>
            </w:r>
          </w:p>
        </w:tc>
      </w:tr>
      <w:tr w:rsidR="00307C80" w14:paraId="6B3D260C" w14:textId="77777777">
        <w:tc>
          <w:tcPr>
            <w:tcW w:w="1939" w:type="dxa"/>
          </w:tcPr>
          <w:p w14:paraId="13F18220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2Lx:</w:t>
            </w:r>
            <w:r>
              <w:rPr>
                <w:rFonts w:hint="eastAsia"/>
                <w:sz w:val="21"/>
                <w:szCs w:val="21"/>
              </w:rPr>
              <w:t>电流</w:t>
            </w:r>
            <w:r>
              <w:rPr>
                <w:rFonts w:hint="eastAsia"/>
                <w:sz w:val="21"/>
                <w:szCs w:val="21"/>
              </w:rPr>
              <w:t>3(nA)</w:t>
            </w:r>
          </w:p>
        </w:tc>
        <w:tc>
          <w:tcPr>
            <w:tcW w:w="868" w:type="dxa"/>
          </w:tcPr>
          <w:p w14:paraId="3319B4E8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1.6</w:t>
            </w:r>
          </w:p>
        </w:tc>
        <w:tc>
          <w:tcPr>
            <w:tcW w:w="868" w:type="dxa"/>
          </w:tcPr>
          <w:p w14:paraId="7C3DF35B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35.6</w:t>
            </w:r>
          </w:p>
        </w:tc>
        <w:tc>
          <w:tcPr>
            <w:tcW w:w="868" w:type="dxa"/>
          </w:tcPr>
          <w:p w14:paraId="6FADEA68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49.2</w:t>
            </w:r>
          </w:p>
        </w:tc>
        <w:tc>
          <w:tcPr>
            <w:tcW w:w="868" w:type="dxa"/>
          </w:tcPr>
          <w:p w14:paraId="7E069DD3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59.5</w:t>
            </w:r>
          </w:p>
        </w:tc>
        <w:tc>
          <w:tcPr>
            <w:tcW w:w="869" w:type="dxa"/>
          </w:tcPr>
          <w:p w14:paraId="5EE1A634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67.6</w:t>
            </w:r>
          </w:p>
        </w:tc>
        <w:tc>
          <w:tcPr>
            <w:tcW w:w="868" w:type="dxa"/>
          </w:tcPr>
          <w:p w14:paraId="11B21127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73.9</w:t>
            </w:r>
          </w:p>
        </w:tc>
        <w:tc>
          <w:tcPr>
            <w:tcW w:w="868" w:type="dxa"/>
          </w:tcPr>
          <w:p w14:paraId="7748CD19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79.2</w:t>
            </w:r>
          </w:p>
        </w:tc>
        <w:tc>
          <w:tcPr>
            <w:tcW w:w="868" w:type="dxa"/>
          </w:tcPr>
          <w:p w14:paraId="3EF1204F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84.6</w:t>
            </w:r>
          </w:p>
        </w:tc>
        <w:tc>
          <w:tcPr>
            <w:tcW w:w="869" w:type="dxa"/>
          </w:tcPr>
          <w:p w14:paraId="437143A7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88.7</w:t>
            </w:r>
          </w:p>
        </w:tc>
      </w:tr>
    </w:tbl>
    <w:p w14:paraId="23E98609" w14:textId="77777777" w:rsidR="00307C80" w:rsidRDefault="00307C80">
      <w:pPr>
        <w:spacing w:line="360" w:lineRule="auto"/>
      </w:pPr>
    </w:p>
    <w:p w14:paraId="50C7BB7E" w14:textId="77777777" w:rsidR="00307C80" w:rsidRDefault="00307C80">
      <w:pPr>
        <w:spacing w:line="360" w:lineRule="auto"/>
      </w:pPr>
    </w:p>
    <w:p w14:paraId="1970C1C5" w14:textId="77777777" w:rsidR="00307C80" w:rsidRDefault="00B44F08">
      <w:pPr>
        <w:ind w:firstLineChars="200" w:firstLine="480"/>
      </w:pPr>
      <w:r>
        <w:rPr>
          <w:rFonts w:hint="eastAsia"/>
          <w:color w:val="ED0000"/>
        </w:rPr>
        <w:t>在同一坐标轴中描绘光电倍增管在三种光照下的</w:t>
      </w:r>
      <w:bookmarkStart w:id="102" w:name="OLE_LINK1"/>
      <w:r>
        <w:rPr>
          <w:rFonts w:hint="eastAsia"/>
          <w:color w:val="ED0000"/>
        </w:rPr>
        <w:t>阴极电流</w:t>
      </w:r>
      <w:r>
        <w:rPr>
          <w:rFonts w:hint="eastAsia"/>
          <w:color w:val="ED0000"/>
        </w:rPr>
        <w:t>-</w:t>
      </w:r>
      <w:r>
        <w:rPr>
          <w:rFonts w:hint="eastAsia"/>
          <w:color w:val="ED0000"/>
        </w:rPr>
        <w:t>电压特性曲</w:t>
      </w:r>
      <w:r>
        <w:rPr>
          <w:rFonts w:hint="eastAsia"/>
          <w:color w:val="FF0000"/>
        </w:rPr>
        <w:t>线</w:t>
      </w:r>
      <w:bookmarkEnd w:id="102"/>
      <w:r>
        <w:rPr>
          <w:rFonts w:hint="eastAsia"/>
          <w:color w:val="FF0000"/>
        </w:rPr>
        <w:t>，即为伏安特性曲线。</w:t>
      </w:r>
    </w:p>
    <w:p w14:paraId="512F0752" w14:textId="45A8DE01" w:rsidR="00307C80" w:rsidRDefault="007326CD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69D32586" wp14:editId="4D39A4C6">
            <wp:extent cx="5274310" cy="280543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B8F9" w14:textId="77777777" w:rsidR="00307C80" w:rsidRDefault="00B44F08">
      <w:pPr>
        <w:pStyle w:val="3"/>
        <w:spacing w:before="156" w:after="156" w:line="240" w:lineRule="auto"/>
        <w:rPr>
          <w:sz w:val="24"/>
          <w:szCs w:val="24"/>
        </w:rPr>
      </w:pPr>
      <w:bookmarkStart w:id="103" w:name="_Toc181629781"/>
      <w:bookmarkStart w:id="104" w:name="_Toc256682605"/>
      <w:bookmarkStart w:id="105" w:name="_Toc489257967"/>
      <w:bookmarkStart w:id="106" w:name="_Toc162663973"/>
      <w:bookmarkStart w:id="107" w:name="_Toc162499870"/>
      <w:bookmarkStart w:id="108" w:name="_Toc162510761"/>
      <w:bookmarkStart w:id="109" w:name="_Toc162510868"/>
      <w:bookmarkStart w:id="110" w:name="_Toc162510722"/>
      <w:r>
        <w:rPr>
          <w:rFonts w:hint="eastAsia"/>
          <w:sz w:val="24"/>
          <w:szCs w:val="24"/>
        </w:rPr>
        <w:lastRenderedPageBreak/>
        <w:t>4</w:t>
      </w:r>
      <w:r>
        <w:rPr>
          <w:rFonts w:hint="eastAsia"/>
          <w:sz w:val="24"/>
          <w:szCs w:val="24"/>
        </w:rPr>
        <w:t>、光电倍增管阳极伏安特性测试实验</w:t>
      </w:r>
      <w:bookmarkEnd w:id="103"/>
      <w:bookmarkEnd w:id="104"/>
      <w:bookmarkEnd w:id="105"/>
      <w:bookmarkEnd w:id="106"/>
      <w:bookmarkEnd w:id="107"/>
      <w:bookmarkEnd w:id="108"/>
      <w:bookmarkEnd w:id="109"/>
      <w:bookmarkEnd w:id="110"/>
    </w:p>
    <w:p w14:paraId="5F1CD650" w14:textId="77777777" w:rsidR="00307C80" w:rsidRDefault="00B44F08">
      <w:pPr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表</w:t>
      </w:r>
      <w:r>
        <w:rPr>
          <w:rFonts w:hint="eastAsia"/>
          <w:sz w:val="21"/>
          <w:szCs w:val="21"/>
        </w:rPr>
        <w:t>2</w:t>
      </w: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66"/>
        <w:gridCol w:w="674"/>
        <w:gridCol w:w="674"/>
        <w:gridCol w:w="674"/>
        <w:gridCol w:w="751"/>
        <w:gridCol w:w="785"/>
        <w:gridCol w:w="860"/>
        <w:gridCol w:w="982"/>
        <w:gridCol w:w="993"/>
        <w:gridCol w:w="850"/>
      </w:tblGrid>
      <w:tr w:rsidR="00307C80" w14:paraId="373B8291" w14:textId="77777777">
        <w:trPr>
          <w:jc w:val="center"/>
        </w:trPr>
        <w:tc>
          <w:tcPr>
            <w:tcW w:w="1966" w:type="dxa"/>
            <w:vAlign w:val="center"/>
          </w:tcPr>
          <w:p w14:paraId="70569B31" w14:textId="77777777" w:rsidR="00307C80" w:rsidRDefault="00B44F08">
            <w:pPr>
              <w:jc w:val="center"/>
              <w:textAlignment w:val="baseline"/>
              <w:rPr>
                <w:sz w:val="21"/>
                <w:szCs w:val="21"/>
              </w:rPr>
            </w:pPr>
            <w:bookmarkStart w:id="111" w:name="_Hlk231401514"/>
            <w:r>
              <w:rPr>
                <w:rFonts w:hint="eastAsia"/>
                <w:sz w:val="21"/>
                <w:szCs w:val="21"/>
              </w:rPr>
              <w:t>电压</w:t>
            </w:r>
            <w:r>
              <w:rPr>
                <w:rFonts w:hint="eastAsia"/>
                <w:sz w:val="21"/>
                <w:szCs w:val="21"/>
              </w:rPr>
              <w:t>(V)</w:t>
            </w:r>
          </w:p>
        </w:tc>
        <w:tc>
          <w:tcPr>
            <w:tcW w:w="674" w:type="dxa"/>
          </w:tcPr>
          <w:p w14:paraId="458CA8BA" w14:textId="77777777" w:rsidR="00307C80" w:rsidRDefault="00B44F08">
            <w:pPr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674" w:type="dxa"/>
          </w:tcPr>
          <w:p w14:paraId="4031C036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50</w:t>
            </w:r>
          </w:p>
        </w:tc>
        <w:tc>
          <w:tcPr>
            <w:tcW w:w="674" w:type="dxa"/>
          </w:tcPr>
          <w:p w14:paraId="4FA7ACE3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100</w:t>
            </w:r>
          </w:p>
        </w:tc>
        <w:tc>
          <w:tcPr>
            <w:tcW w:w="751" w:type="dxa"/>
          </w:tcPr>
          <w:p w14:paraId="6EA04F10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150</w:t>
            </w:r>
          </w:p>
        </w:tc>
        <w:tc>
          <w:tcPr>
            <w:tcW w:w="785" w:type="dxa"/>
          </w:tcPr>
          <w:p w14:paraId="17060769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200</w:t>
            </w:r>
          </w:p>
        </w:tc>
        <w:tc>
          <w:tcPr>
            <w:tcW w:w="860" w:type="dxa"/>
          </w:tcPr>
          <w:p w14:paraId="5D56FE84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250</w:t>
            </w:r>
          </w:p>
        </w:tc>
        <w:tc>
          <w:tcPr>
            <w:tcW w:w="982" w:type="dxa"/>
          </w:tcPr>
          <w:p w14:paraId="6D6EF0B5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300</w:t>
            </w:r>
          </w:p>
        </w:tc>
        <w:tc>
          <w:tcPr>
            <w:tcW w:w="993" w:type="dxa"/>
          </w:tcPr>
          <w:p w14:paraId="54153907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350</w:t>
            </w:r>
          </w:p>
        </w:tc>
        <w:tc>
          <w:tcPr>
            <w:tcW w:w="850" w:type="dxa"/>
          </w:tcPr>
          <w:p w14:paraId="4D39A353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400</w:t>
            </w:r>
          </w:p>
        </w:tc>
      </w:tr>
      <w:tr w:rsidR="00307C80" w14:paraId="0CBEB6F6" w14:textId="77777777">
        <w:trPr>
          <w:jc w:val="center"/>
        </w:trPr>
        <w:tc>
          <w:tcPr>
            <w:tcW w:w="1966" w:type="dxa"/>
          </w:tcPr>
          <w:p w14:paraId="010CBF3C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0.1LX</w:t>
            </w:r>
            <w:r>
              <w:rPr>
                <w:rFonts w:hint="eastAsia"/>
                <w:sz w:val="21"/>
                <w:szCs w:val="21"/>
              </w:rPr>
              <w:t>：电流</w:t>
            </w:r>
            <w:r>
              <w:rPr>
                <w:rFonts w:hint="eastAsia"/>
                <w:sz w:val="21"/>
                <w:szCs w:val="21"/>
              </w:rPr>
              <w:t>1(nA)</w:t>
            </w:r>
          </w:p>
        </w:tc>
        <w:tc>
          <w:tcPr>
            <w:tcW w:w="674" w:type="dxa"/>
          </w:tcPr>
          <w:p w14:paraId="61110A01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</w:t>
            </w:r>
          </w:p>
        </w:tc>
        <w:tc>
          <w:tcPr>
            <w:tcW w:w="674" w:type="dxa"/>
          </w:tcPr>
          <w:p w14:paraId="65B9C4D2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0.5</w:t>
            </w:r>
          </w:p>
        </w:tc>
        <w:tc>
          <w:tcPr>
            <w:tcW w:w="674" w:type="dxa"/>
          </w:tcPr>
          <w:p w14:paraId="22C08648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3.9</w:t>
            </w:r>
          </w:p>
        </w:tc>
        <w:tc>
          <w:tcPr>
            <w:tcW w:w="751" w:type="dxa"/>
          </w:tcPr>
          <w:p w14:paraId="4EEC3167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56.1</w:t>
            </w:r>
          </w:p>
        </w:tc>
        <w:tc>
          <w:tcPr>
            <w:tcW w:w="785" w:type="dxa"/>
          </w:tcPr>
          <w:p w14:paraId="56300D90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401</w:t>
            </w:r>
          </w:p>
        </w:tc>
        <w:tc>
          <w:tcPr>
            <w:tcW w:w="860" w:type="dxa"/>
          </w:tcPr>
          <w:p w14:paraId="0C8542A7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2350</w:t>
            </w:r>
          </w:p>
        </w:tc>
        <w:tc>
          <w:tcPr>
            <w:tcW w:w="982" w:type="dxa"/>
          </w:tcPr>
          <w:p w14:paraId="6F5AC560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11400</w:t>
            </w:r>
          </w:p>
        </w:tc>
        <w:tc>
          <w:tcPr>
            <w:tcW w:w="993" w:type="dxa"/>
          </w:tcPr>
          <w:p w14:paraId="0852E35F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43200</w:t>
            </w:r>
          </w:p>
        </w:tc>
        <w:tc>
          <w:tcPr>
            <w:tcW w:w="850" w:type="dxa"/>
          </w:tcPr>
          <w:p w14:paraId="6EE971C6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137700</w:t>
            </w:r>
          </w:p>
        </w:tc>
      </w:tr>
      <w:tr w:rsidR="00307C80" w14:paraId="6D37E412" w14:textId="77777777">
        <w:trPr>
          <w:jc w:val="center"/>
        </w:trPr>
        <w:tc>
          <w:tcPr>
            <w:tcW w:w="1966" w:type="dxa"/>
          </w:tcPr>
          <w:p w14:paraId="0B7DC2ED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0.2LX</w:t>
            </w:r>
            <w:r>
              <w:rPr>
                <w:rFonts w:hint="eastAsia"/>
                <w:sz w:val="21"/>
                <w:szCs w:val="21"/>
              </w:rPr>
              <w:t>：电流</w:t>
            </w:r>
            <w:r>
              <w:rPr>
                <w:rFonts w:hint="eastAsia"/>
                <w:sz w:val="21"/>
                <w:szCs w:val="21"/>
              </w:rPr>
              <w:t>2(nA)</w:t>
            </w:r>
          </w:p>
        </w:tc>
        <w:tc>
          <w:tcPr>
            <w:tcW w:w="674" w:type="dxa"/>
          </w:tcPr>
          <w:p w14:paraId="72ABC37A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</w:t>
            </w:r>
          </w:p>
        </w:tc>
        <w:tc>
          <w:tcPr>
            <w:tcW w:w="674" w:type="dxa"/>
          </w:tcPr>
          <w:p w14:paraId="4277272A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0.5</w:t>
            </w:r>
          </w:p>
        </w:tc>
        <w:tc>
          <w:tcPr>
            <w:tcW w:w="674" w:type="dxa"/>
          </w:tcPr>
          <w:p w14:paraId="70265C3C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5.1</w:t>
            </w:r>
          </w:p>
        </w:tc>
        <w:tc>
          <w:tcPr>
            <w:tcW w:w="751" w:type="dxa"/>
          </w:tcPr>
          <w:p w14:paraId="0AAD4BCF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79.7</w:t>
            </w:r>
          </w:p>
        </w:tc>
        <w:tc>
          <w:tcPr>
            <w:tcW w:w="785" w:type="dxa"/>
          </w:tcPr>
          <w:p w14:paraId="3541E7CB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589</w:t>
            </w:r>
          </w:p>
        </w:tc>
        <w:tc>
          <w:tcPr>
            <w:tcW w:w="860" w:type="dxa"/>
          </w:tcPr>
          <w:p w14:paraId="3C6614F0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3390</w:t>
            </w:r>
          </w:p>
        </w:tc>
        <w:tc>
          <w:tcPr>
            <w:tcW w:w="982" w:type="dxa"/>
          </w:tcPr>
          <w:p w14:paraId="333E0BE3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16750</w:t>
            </w:r>
          </w:p>
        </w:tc>
        <w:tc>
          <w:tcPr>
            <w:tcW w:w="993" w:type="dxa"/>
          </w:tcPr>
          <w:p w14:paraId="6E5ACEFD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66300</w:t>
            </w:r>
          </w:p>
        </w:tc>
        <w:tc>
          <w:tcPr>
            <w:tcW w:w="850" w:type="dxa"/>
          </w:tcPr>
          <w:p w14:paraId="2CC3C3B6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180100</w:t>
            </w:r>
          </w:p>
        </w:tc>
      </w:tr>
      <w:tr w:rsidR="00307C80" w14:paraId="65E7F3E5" w14:textId="77777777">
        <w:trPr>
          <w:jc w:val="center"/>
        </w:trPr>
        <w:tc>
          <w:tcPr>
            <w:tcW w:w="1966" w:type="dxa"/>
          </w:tcPr>
          <w:p w14:paraId="14358745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0.5LX</w:t>
            </w:r>
            <w:r>
              <w:rPr>
                <w:rFonts w:hint="eastAsia"/>
                <w:sz w:val="21"/>
                <w:szCs w:val="21"/>
              </w:rPr>
              <w:t>：电流</w:t>
            </w:r>
            <w:r>
              <w:rPr>
                <w:rFonts w:hint="eastAsia"/>
                <w:sz w:val="21"/>
                <w:szCs w:val="21"/>
              </w:rPr>
              <w:t>3(nA)</w:t>
            </w:r>
          </w:p>
        </w:tc>
        <w:tc>
          <w:tcPr>
            <w:tcW w:w="674" w:type="dxa"/>
          </w:tcPr>
          <w:p w14:paraId="649317F0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</w:t>
            </w:r>
          </w:p>
        </w:tc>
        <w:tc>
          <w:tcPr>
            <w:tcW w:w="674" w:type="dxa"/>
          </w:tcPr>
          <w:p w14:paraId="7A0A4307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0.6</w:t>
            </w:r>
          </w:p>
        </w:tc>
        <w:tc>
          <w:tcPr>
            <w:tcW w:w="674" w:type="dxa"/>
          </w:tcPr>
          <w:p w14:paraId="76BA5282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8.0</w:t>
            </w:r>
          </w:p>
        </w:tc>
        <w:tc>
          <w:tcPr>
            <w:tcW w:w="751" w:type="dxa"/>
          </w:tcPr>
          <w:p w14:paraId="64FC45E0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132.4</w:t>
            </w:r>
          </w:p>
        </w:tc>
        <w:tc>
          <w:tcPr>
            <w:tcW w:w="785" w:type="dxa"/>
          </w:tcPr>
          <w:p w14:paraId="3D119DEF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987</w:t>
            </w:r>
          </w:p>
        </w:tc>
        <w:tc>
          <w:tcPr>
            <w:tcW w:w="860" w:type="dxa"/>
          </w:tcPr>
          <w:p w14:paraId="67E4A174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5910</w:t>
            </w:r>
          </w:p>
        </w:tc>
        <w:tc>
          <w:tcPr>
            <w:tcW w:w="982" w:type="dxa"/>
          </w:tcPr>
          <w:p w14:paraId="4912D1DB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2920</w:t>
            </w:r>
          </w:p>
        </w:tc>
        <w:tc>
          <w:tcPr>
            <w:tcW w:w="993" w:type="dxa"/>
          </w:tcPr>
          <w:p w14:paraId="72099BEB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11300</w:t>
            </w:r>
          </w:p>
        </w:tc>
        <w:tc>
          <w:tcPr>
            <w:tcW w:w="850" w:type="dxa"/>
          </w:tcPr>
          <w:p w14:paraId="75AF6CA5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204700</w:t>
            </w:r>
          </w:p>
        </w:tc>
      </w:tr>
      <w:bookmarkEnd w:id="111"/>
    </w:tbl>
    <w:p w14:paraId="0E847F12" w14:textId="77777777" w:rsidR="00307C80" w:rsidRDefault="00307C80">
      <w:pPr>
        <w:ind w:firstLineChars="200" w:firstLine="480"/>
      </w:pPr>
    </w:p>
    <w:p w14:paraId="0C0B9814" w14:textId="77777777" w:rsidR="00307C80" w:rsidRDefault="00B44F08">
      <w:pPr>
        <w:ind w:firstLineChars="200" w:firstLine="480"/>
      </w:pPr>
      <w:r>
        <w:rPr>
          <w:rFonts w:hint="eastAsia"/>
          <w:color w:val="ED0000"/>
        </w:rPr>
        <w:t>在同一坐标轴中描绘光电倍增管在三种光照下的阳极电流</w:t>
      </w:r>
      <w:r>
        <w:rPr>
          <w:rFonts w:hint="eastAsia"/>
          <w:color w:val="ED0000"/>
        </w:rPr>
        <w:t>-</w:t>
      </w:r>
      <w:r>
        <w:rPr>
          <w:rFonts w:hint="eastAsia"/>
          <w:color w:val="ED0000"/>
        </w:rPr>
        <w:t>电压特性曲线</w:t>
      </w:r>
      <w:r>
        <w:rPr>
          <w:rFonts w:hint="eastAsia"/>
        </w:rPr>
        <w:t>，即为</w:t>
      </w:r>
      <w:r>
        <w:rPr>
          <w:rFonts w:hint="eastAsia"/>
          <w:b/>
          <w:bCs/>
          <w:color w:val="ED0000"/>
        </w:rPr>
        <w:t>阳极伏安特性曲线</w:t>
      </w:r>
      <w:r>
        <w:rPr>
          <w:rFonts w:hint="eastAsia"/>
        </w:rPr>
        <w:t>。</w:t>
      </w:r>
    </w:p>
    <w:p w14:paraId="33D5F622" w14:textId="23DED583" w:rsidR="00307C80" w:rsidRDefault="00D213C7">
      <w:pPr>
        <w:spacing w:line="360" w:lineRule="auto"/>
      </w:pPr>
      <w:r>
        <w:rPr>
          <w:noProof/>
        </w:rPr>
        <w:drawing>
          <wp:inline distT="0" distB="0" distL="0" distR="0" wp14:anchorId="36B1D22A" wp14:editId="555BD991">
            <wp:extent cx="5274310" cy="290004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E022" w14:textId="77777777" w:rsidR="00307C80" w:rsidRDefault="00307C80">
      <w:pPr>
        <w:spacing w:line="360" w:lineRule="auto"/>
        <w:rPr>
          <w:rFonts w:hint="eastAsia"/>
        </w:rPr>
      </w:pPr>
    </w:p>
    <w:p w14:paraId="79AB45E6" w14:textId="77777777" w:rsidR="00307C80" w:rsidRDefault="00B44F08">
      <w:pPr>
        <w:pStyle w:val="3"/>
        <w:spacing w:before="156" w:after="156" w:line="240" w:lineRule="auto"/>
        <w:rPr>
          <w:sz w:val="24"/>
          <w:szCs w:val="24"/>
        </w:rPr>
      </w:pPr>
      <w:bookmarkStart w:id="112" w:name="_Toc489257968"/>
      <w:bookmarkStart w:id="113" w:name="_Toc162499872"/>
      <w:bookmarkStart w:id="114" w:name="_Toc162510763"/>
      <w:bookmarkStart w:id="115" w:name="_Toc162663975"/>
      <w:bookmarkStart w:id="116" w:name="_Toc181629782"/>
      <w:bookmarkStart w:id="117" w:name="_Toc162510724"/>
      <w:bookmarkStart w:id="118" w:name="_Toc162510870"/>
      <w:bookmarkStart w:id="119" w:name="_Toc256682606"/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、光电倍增管光谱特性测试实验</w:t>
      </w:r>
      <w:bookmarkEnd w:id="112"/>
      <w:bookmarkEnd w:id="113"/>
      <w:bookmarkEnd w:id="114"/>
      <w:bookmarkEnd w:id="115"/>
      <w:bookmarkEnd w:id="116"/>
      <w:bookmarkEnd w:id="117"/>
      <w:bookmarkEnd w:id="118"/>
      <w:bookmarkEnd w:id="119"/>
    </w:p>
    <w:p w14:paraId="3AA588AF" w14:textId="77777777" w:rsidR="00307C80" w:rsidRDefault="00B44F08">
      <w:pPr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表</w:t>
      </w:r>
      <w:r>
        <w:rPr>
          <w:rFonts w:hint="eastAsia"/>
          <w:sz w:val="21"/>
          <w:szCs w:val="21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9"/>
        <w:gridCol w:w="1181"/>
        <w:gridCol w:w="1181"/>
        <w:gridCol w:w="1182"/>
        <w:gridCol w:w="1181"/>
        <w:gridCol w:w="1181"/>
        <w:gridCol w:w="1182"/>
      </w:tblGrid>
      <w:tr w:rsidR="00307C80" w14:paraId="1D7797DE" w14:textId="77777777">
        <w:tc>
          <w:tcPr>
            <w:tcW w:w="1389" w:type="dxa"/>
          </w:tcPr>
          <w:p w14:paraId="7B796C6D" w14:textId="77777777" w:rsidR="00307C80" w:rsidRDefault="00B44F08">
            <w:pPr>
              <w:ind w:firstLineChars="50" w:firstLine="105"/>
              <w:rPr>
                <w:bCs/>
                <w:sz w:val="21"/>
                <w:szCs w:val="21"/>
              </w:rPr>
            </w:pPr>
            <w:bookmarkStart w:id="120" w:name="_Hlk231402113"/>
            <w:r>
              <w:rPr>
                <w:rFonts w:hint="eastAsia"/>
                <w:bCs/>
                <w:sz w:val="21"/>
                <w:szCs w:val="21"/>
              </w:rPr>
              <w:t>波长（</w:t>
            </w:r>
            <w:r>
              <w:rPr>
                <w:rFonts w:hint="eastAsia"/>
                <w:bCs/>
                <w:sz w:val="21"/>
                <w:szCs w:val="21"/>
              </w:rPr>
              <w:t>nm</w:t>
            </w:r>
            <w:r>
              <w:rPr>
                <w:rFonts w:hint="eastAsia"/>
                <w:bCs/>
                <w:sz w:val="21"/>
                <w:szCs w:val="21"/>
              </w:rPr>
              <w:t>）</w:t>
            </w:r>
          </w:p>
        </w:tc>
        <w:tc>
          <w:tcPr>
            <w:tcW w:w="1181" w:type="dxa"/>
          </w:tcPr>
          <w:p w14:paraId="7C417D0B" w14:textId="77777777" w:rsidR="00307C80" w:rsidRDefault="00B44F08">
            <w:pPr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红光（</w:t>
            </w:r>
            <w:r>
              <w:rPr>
                <w:rFonts w:hint="eastAsia"/>
                <w:bCs/>
                <w:sz w:val="21"/>
                <w:szCs w:val="21"/>
              </w:rPr>
              <w:t>630</w:t>
            </w:r>
            <w:r>
              <w:rPr>
                <w:rFonts w:hint="eastAsia"/>
                <w:bCs/>
                <w:sz w:val="21"/>
                <w:szCs w:val="21"/>
              </w:rPr>
              <w:t>）</w:t>
            </w:r>
          </w:p>
        </w:tc>
        <w:tc>
          <w:tcPr>
            <w:tcW w:w="1181" w:type="dxa"/>
          </w:tcPr>
          <w:p w14:paraId="7766FB1D" w14:textId="77777777" w:rsidR="00307C80" w:rsidRDefault="00B44F08">
            <w:pPr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橙光</w:t>
            </w:r>
            <w:r>
              <w:rPr>
                <w:rFonts w:hint="eastAsia"/>
                <w:bCs/>
                <w:sz w:val="21"/>
                <w:szCs w:val="21"/>
              </w:rPr>
              <w:t>(605)</w:t>
            </w:r>
          </w:p>
        </w:tc>
        <w:tc>
          <w:tcPr>
            <w:tcW w:w="1182" w:type="dxa"/>
          </w:tcPr>
          <w:p w14:paraId="44BC8BEF" w14:textId="77777777" w:rsidR="00307C80" w:rsidRDefault="00B44F08">
            <w:pPr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黄光</w:t>
            </w:r>
            <w:r>
              <w:rPr>
                <w:rFonts w:hint="eastAsia"/>
                <w:bCs/>
                <w:sz w:val="21"/>
                <w:szCs w:val="21"/>
              </w:rPr>
              <w:t>(585)</w:t>
            </w:r>
          </w:p>
        </w:tc>
        <w:tc>
          <w:tcPr>
            <w:tcW w:w="1181" w:type="dxa"/>
          </w:tcPr>
          <w:p w14:paraId="1051282B" w14:textId="77777777" w:rsidR="00307C80" w:rsidRDefault="00B44F08">
            <w:pPr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绿光</w:t>
            </w:r>
            <w:r>
              <w:rPr>
                <w:rFonts w:hint="eastAsia"/>
                <w:bCs/>
                <w:sz w:val="21"/>
                <w:szCs w:val="21"/>
              </w:rPr>
              <w:t>(520)</w:t>
            </w:r>
          </w:p>
        </w:tc>
        <w:tc>
          <w:tcPr>
            <w:tcW w:w="1181" w:type="dxa"/>
          </w:tcPr>
          <w:p w14:paraId="147EB305" w14:textId="77777777" w:rsidR="00307C80" w:rsidRDefault="00B44F08">
            <w:pPr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蓝光</w:t>
            </w:r>
            <w:r>
              <w:rPr>
                <w:rFonts w:hint="eastAsia"/>
                <w:bCs/>
                <w:sz w:val="21"/>
                <w:szCs w:val="21"/>
              </w:rPr>
              <w:t>(460)</w:t>
            </w:r>
          </w:p>
        </w:tc>
        <w:tc>
          <w:tcPr>
            <w:tcW w:w="1182" w:type="dxa"/>
          </w:tcPr>
          <w:p w14:paraId="5BA67F89" w14:textId="77777777" w:rsidR="00307C80" w:rsidRDefault="00B44F08">
            <w:pPr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紫光</w:t>
            </w:r>
            <w:r>
              <w:rPr>
                <w:rFonts w:hint="eastAsia"/>
                <w:bCs/>
                <w:sz w:val="21"/>
                <w:szCs w:val="21"/>
              </w:rPr>
              <w:t>(400)</w:t>
            </w:r>
          </w:p>
        </w:tc>
      </w:tr>
      <w:tr w:rsidR="00307C80" w14:paraId="2FDDE69E" w14:textId="77777777">
        <w:tc>
          <w:tcPr>
            <w:tcW w:w="1389" w:type="dxa"/>
          </w:tcPr>
          <w:p w14:paraId="1009E51C" w14:textId="77777777" w:rsidR="00307C80" w:rsidRDefault="00B44F08">
            <w:pPr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电流（</w:t>
            </w:r>
            <w:r>
              <w:rPr>
                <w:rFonts w:hint="eastAsia"/>
                <w:bCs/>
                <w:sz w:val="21"/>
                <w:szCs w:val="21"/>
              </w:rPr>
              <w:t>u</w:t>
            </w:r>
            <w:r>
              <w:rPr>
                <w:rFonts w:hint="eastAsia"/>
                <w:bCs/>
                <w:sz w:val="21"/>
                <w:szCs w:val="21"/>
              </w:rPr>
              <w:t>A</w:t>
            </w:r>
            <w:r>
              <w:rPr>
                <w:rFonts w:hint="eastAsia"/>
                <w:bCs/>
                <w:sz w:val="21"/>
                <w:szCs w:val="21"/>
              </w:rPr>
              <w:t>）</w:t>
            </w:r>
          </w:p>
        </w:tc>
        <w:tc>
          <w:tcPr>
            <w:tcW w:w="1181" w:type="dxa"/>
          </w:tcPr>
          <w:p w14:paraId="66A72542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0.325</w:t>
            </w:r>
          </w:p>
        </w:tc>
        <w:tc>
          <w:tcPr>
            <w:tcW w:w="1181" w:type="dxa"/>
          </w:tcPr>
          <w:p w14:paraId="354D36C2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0.855</w:t>
            </w:r>
          </w:p>
        </w:tc>
        <w:tc>
          <w:tcPr>
            <w:tcW w:w="1182" w:type="dxa"/>
          </w:tcPr>
          <w:p w14:paraId="6E3A8BE3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1.995</w:t>
            </w:r>
          </w:p>
        </w:tc>
        <w:tc>
          <w:tcPr>
            <w:tcW w:w="1181" w:type="dxa"/>
          </w:tcPr>
          <w:p w14:paraId="57157461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8.78</w:t>
            </w:r>
          </w:p>
        </w:tc>
        <w:tc>
          <w:tcPr>
            <w:tcW w:w="1181" w:type="dxa"/>
          </w:tcPr>
          <w:p w14:paraId="6D1EA33F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29.6</w:t>
            </w:r>
          </w:p>
        </w:tc>
        <w:tc>
          <w:tcPr>
            <w:tcW w:w="1182" w:type="dxa"/>
          </w:tcPr>
          <w:p w14:paraId="4B69AB50" w14:textId="77777777" w:rsidR="00307C80" w:rsidRDefault="00B44F08">
            <w:pPr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49.1</w:t>
            </w:r>
          </w:p>
        </w:tc>
      </w:tr>
      <w:bookmarkEnd w:id="120"/>
    </w:tbl>
    <w:p w14:paraId="6EE50AF8" w14:textId="77777777" w:rsidR="00307C80" w:rsidRDefault="00307C80">
      <w:pPr>
        <w:spacing w:line="360" w:lineRule="auto"/>
      </w:pPr>
    </w:p>
    <w:p w14:paraId="63E2C88C" w14:textId="77777777" w:rsidR="00307C80" w:rsidRDefault="00B44F08">
      <w:pPr>
        <w:spacing w:line="360" w:lineRule="auto"/>
        <w:rPr>
          <w:bCs/>
          <w:color w:val="FF0000"/>
        </w:rPr>
      </w:pPr>
      <w:r>
        <w:rPr>
          <w:rFonts w:hint="eastAsia"/>
          <w:bCs/>
          <w:color w:val="FF0000"/>
        </w:rPr>
        <w:t>描绘出光电倍增管的电流</w:t>
      </w:r>
      <w:r>
        <w:rPr>
          <w:rFonts w:hint="eastAsia"/>
          <w:bCs/>
          <w:color w:val="FF0000"/>
        </w:rPr>
        <w:t>-</w:t>
      </w:r>
      <w:r>
        <w:rPr>
          <w:rFonts w:hint="eastAsia"/>
          <w:bCs/>
          <w:color w:val="FF0000"/>
        </w:rPr>
        <w:t>光谱特性曲线</w:t>
      </w:r>
    </w:p>
    <w:p w14:paraId="0E3497D3" w14:textId="79E9065A" w:rsidR="00307C80" w:rsidRDefault="006A0527" w:rsidP="006A0527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BA5A234" wp14:editId="069EF2E7">
            <wp:extent cx="4129980" cy="2520950"/>
            <wp:effectExtent l="0" t="0" r="444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1967" cy="253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41E3" w14:textId="77777777" w:rsidR="00307C80" w:rsidRDefault="00307C80">
      <w:pPr>
        <w:spacing w:line="360" w:lineRule="auto"/>
      </w:pPr>
    </w:p>
    <w:p w14:paraId="353958D6" w14:textId="77777777" w:rsidR="00307C80" w:rsidRDefault="00307C80">
      <w:pPr>
        <w:spacing w:line="360" w:lineRule="auto"/>
      </w:pPr>
    </w:p>
    <w:p w14:paraId="7411EC7F" w14:textId="77777777" w:rsidR="00307C80" w:rsidRDefault="00307C80">
      <w:pPr>
        <w:spacing w:line="360" w:lineRule="auto"/>
      </w:pPr>
    </w:p>
    <w:p w14:paraId="6EAAAD69" w14:textId="77777777" w:rsidR="00307C80" w:rsidRDefault="00B44F08">
      <w:pPr>
        <w:pStyle w:val="3"/>
        <w:spacing w:before="156" w:after="156" w:line="240" w:lineRule="auto"/>
        <w:rPr>
          <w:sz w:val="24"/>
          <w:szCs w:val="24"/>
        </w:rPr>
      </w:pPr>
      <w:bookmarkStart w:id="121" w:name="_Toc181629784"/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、光电倍增管暗电流测试实验</w:t>
      </w:r>
      <w:bookmarkEnd w:id="121"/>
    </w:p>
    <w:p w14:paraId="24CB76EE" w14:textId="6EFEF278" w:rsidR="00307C80" w:rsidRDefault="00B44F08">
      <w:pPr>
        <w:spacing w:line="360" w:lineRule="auto"/>
        <w:ind w:firstLineChars="200" w:firstLine="480"/>
        <w:rPr>
          <w:color w:val="ED0000"/>
        </w:rPr>
      </w:pPr>
      <w:r>
        <w:rPr>
          <w:rFonts w:hint="eastAsia"/>
        </w:rPr>
        <w:t>缓慢调节电压调节旋钮至电压表显示为</w:t>
      </w:r>
      <w:r>
        <w:rPr>
          <w:rFonts w:hint="eastAsia"/>
          <w:color w:val="ED0000"/>
        </w:rPr>
        <w:t>负</w:t>
      </w:r>
      <w:r>
        <w:rPr>
          <w:rFonts w:hint="eastAsia"/>
          <w:color w:val="ED0000"/>
        </w:rPr>
        <w:t>650V</w:t>
      </w:r>
      <w:r>
        <w:rPr>
          <w:rFonts w:hint="eastAsia"/>
        </w:rPr>
        <w:t>左右，记下此时显示屏上的电流显示值，该值即为光电倍增管在相应阳极电压时的</w:t>
      </w:r>
      <w:r>
        <w:rPr>
          <w:rFonts w:hint="eastAsia"/>
          <w:color w:val="ED0000"/>
        </w:rPr>
        <w:t>暗电流</w:t>
      </w:r>
      <w:r>
        <w:rPr>
          <w:rFonts w:hint="eastAsia"/>
          <w:color w:val="ED0000"/>
        </w:rPr>
        <w:t>I=</w:t>
      </w:r>
      <w:r w:rsidR="00D213C7">
        <w:rPr>
          <w:color w:val="ED0000"/>
          <w:u w:val="single"/>
        </w:rPr>
        <w:t>3.11 uA</w:t>
      </w:r>
      <w:r>
        <w:rPr>
          <w:rFonts w:hint="eastAsia"/>
          <w:color w:val="ED0000"/>
          <w:u w:val="single"/>
        </w:rPr>
        <w:t xml:space="preserve">  </w:t>
      </w:r>
    </w:p>
    <w:p w14:paraId="2C9E3D96" w14:textId="77777777" w:rsidR="00307C80" w:rsidRDefault="00307C80">
      <w:pPr>
        <w:spacing w:line="360" w:lineRule="auto"/>
        <w:ind w:firstLineChars="200" w:firstLine="480"/>
      </w:pPr>
    </w:p>
    <w:p w14:paraId="4DAD7503" w14:textId="77777777" w:rsidR="00307C80" w:rsidRDefault="00307C80">
      <w:pPr>
        <w:spacing w:line="360" w:lineRule="auto"/>
        <w:ind w:firstLineChars="200" w:firstLine="480"/>
      </w:pPr>
    </w:p>
    <w:p w14:paraId="126EE5E9" w14:textId="77777777" w:rsidR="00307C80" w:rsidRDefault="00B44F08">
      <w:pPr>
        <w:pStyle w:val="3"/>
        <w:spacing w:before="156" w:after="156" w:line="240" w:lineRule="auto"/>
        <w:rPr>
          <w:sz w:val="24"/>
          <w:szCs w:val="24"/>
        </w:rPr>
      </w:pPr>
      <w:bookmarkStart w:id="122" w:name="_Toc24354"/>
      <w:bookmarkStart w:id="123" w:name="_Toc181629785"/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、光电倍增管调制解调实验</w:t>
      </w:r>
      <w:bookmarkEnd w:id="122"/>
      <w:bookmarkEnd w:id="123"/>
    </w:p>
    <w:p w14:paraId="4376CBC0" w14:textId="77777777" w:rsidR="00307C80" w:rsidRDefault="00B44F08">
      <w:pPr>
        <w:pStyle w:val="a8"/>
        <w:numPr>
          <w:ilvl w:val="0"/>
          <w:numId w:val="2"/>
        </w:numPr>
        <w:ind w:left="426" w:firstLineChars="0"/>
      </w:pPr>
      <w:r>
        <w:rPr>
          <w:rFonts w:hint="eastAsia"/>
        </w:rPr>
        <w:t>缓慢增加电压至</w:t>
      </w:r>
      <w:r>
        <w:rPr>
          <w:rFonts w:hint="eastAsia"/>
        </w:rPr>
        <w:t>400V</w:t>
      </w:r>
      <w:r>
        <w:rPr>
          <w:rFonts w:hint="eastAsia"/>
        </w:rPr>
        <w:t>观察两路信号在示波器中的显示，并</w:t>
      </w:r>
      <w:proofErr w:type="gramStart"/>
      <w:r>
        <w:rPr>
          <w:rFonts w:hint="eastAsia"/>
          <w:color w:val="FF0000"/>
        </w:rPr>
        <w:t>作出</w:t>
      </w:r>
      <w:proofErr w:type="gramEnd"/>
      <w:r>
        <w:rPr>
          <w:rFonts w:hint="eastAsia"/>
          <w:color w:val="FF0000"/>
        </w:rPr>
        <w:t>相应的实验记录，示波器波形拍照。</w:t>
      </w:r>
    </w:p>
    <w:p w14:paraId="3F734FC1" w14:textId="6BC93099" w:rsidR="00307C80" w:rsidRDefault="006A0527">
      <w:r w:rsidRPr="006A0527">
        <w:rPr>
          <w:noProof/>
        </w:rPr>
        <w:drawing>
          <wp:inline distT="0" distB="0" distL="0" distR="0" wp14:anchorId="5319DE57" wp14:editId="072856C9">
            <wp:extent cx="3695700" cy="2770663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594" cy="2771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CB5E9" w14:textId="77777777" w:rsidR="00307C80" w:rsidRDefault="00307C80">
      <w:pPr>
        <w:rPr>
          <w:rFonts w:hint="eastAsia"/>
        </w:rPr>
      </w:pPr>
    </w:p>
    <w:p w14:paraId="772BAB52" w14:textId="77777777" w:rsidR="00307C80" w:rsidRDefault="00B44F08">
      <w:pPr>
        <w:pStyle w:val="a8"/>
        <w:numPr>
          <w:ilvl w:val="0"/>
          <w:numId w:val="2"/>
        </w:numPr>
        <w:ind w:left="426" w:firstLineChars="0"/>
        <w:rPr>
          <w:color w:val="FF0000"/>
        </w:rPr>
      </w:pPr>
      <w:r>
        <w:rPr>
          <w:rFonts w:hint="eastAsia"/>
        </w:rPr>
        <w:lastRenderedPageBreak/>
        <w:t>使电压稳定在</w:t>
      </w:r>
      <w:r>
        <w:rPr>
          <w:rFonts w:hint="eastAsia"/>
        </w:rPr>
        <w:t>400V</w:t>
      </w:r>
      <w:r>
        <w:rPr>
          <w:rFonts w:hint="eastAsia"/>
        </w:rPr>
        <w:t>左右，调节“频率调节</w:t>
      </w:r>
      <w:r>
        <w:t>”</w:t>
      </w:r>
      <w:r>
        <w:rPr>
          <w:rFonts w:hint="eastAsia"/>
        </w:rPr>
        <w:t>旋钮，观察实验现象，并</w:t>
      </w:r>
      <w:proofErr w:type="gramStart"/>
      <w:r>
        <w:rPr>
          <w:rFonts w:hint="eastAsia"/>
          <w:color w:val="FF0000"/>
        </w:rPr>
        <w:t>作出</w:t>
      </w:r>
      <w:proofErr w:type="gramEnd"/>
      <w:r>
        <w:rPr>
          <w:rFonts w:hint="eastAsia"/>
          <w:color w:val="FF0000"/>
        </w:rPr>
        <w:t>相应的实验记录，示波器波形拍照</w:t>
      </w:r>
    </w:p>
    <w:p w14:paraId="61585668" w14:textId="0F53B87D" w:rsidR="00307C80" w:rsidRPr="007F5D1D" w:rsidRDefault="007F5D1D" w:rsidP="007F5D1D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>现象：调制信号频率越高，解调后的信号频率也越高，同时幅度越小</w:t>
      </w:r>
    </w:p>
    <w:p w14:paraId="511D30EB" w14:textId="02B731CE" w:rsidR="00451187" w:rsidRDefault="00451187" w:rsidP="00451187">
      <w:pPr>
        <w:spacing w:line="360" w:lineRule="auto"/>
        <w:jc w:val="center"/>
        <w:rPr>
          <w:rFonts w:hint="eastAsia"/>
        </w:rPr>
      </w:pPr>
      <w:r w:rsidRPr="00451187">
        <w:rPr>
          <w:noProof/>
        </w:rPr>
        <w:drawing>
          <wp:inline distT="0" distB="0" distL="0" distR="0" wp14:anchorId="67F1CE0A" wp14:editId="70571362">
            <wp:extent cx="3873500" cy="2903959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488" cy="290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1187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451187">
        <w:rPr>
          <w:noProof/>
        </w:rPr>
        <w:drawing>
          <wp:inline distT="0" distB="0" distL="0" distR="0" wp14:anchorId="461C623E" wp14:editId="18F615B2">
            <wp:extent cx="3702050" cy="2775423"/>
            <wp:effectExtent l="0" t="0" r="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011" cy="2779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AFB67" w14:textId="1BD788C7" w:rsidR="006A0527" w:rsidRDefault="00451187" w:rsidP="00451187">
      <w:pPr>
        <w:spacing w:line="360" w:lineRule="auto"/>
        <w:jc w:val="center"/>
        <w:rPr>
          <w:rFonts w:hint="eastAsia"/>
        </w:rPr>
      </w:pPr>
      <w:r w:rsidRPr="00451187">
        <w:rPr>
          <w:noProof/>
        </w:rPr>
        <w:lastRenderedPageBreak/>
        <w:drawing>
          <wp:inline distT="0" distB="0" distL="0" distR="0" wp14:anchorId="2D8C1A14" wp14:editId="7F84141C">
            <wp:extent cx="3530600" cy="2646887"/>
            <wp:effectExtent l="0" t="0" r="0" b="127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243" cy="2651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985D7" w14:textId="7550888E" w:rsidR="00307C80" w:rsidRDefault="000C4F5C" w:rsidP="000C4F5C">
      <w:pPr>
        <w:widowControl/>
        <w:jc w:val="left"/>
        <w:rPr>
          <w:rFonts w:hint="eastAsia"/>
        </w:rPr>
      </w:pPr>
      <w:r>
        <w:br w:type="page"/>
      </w:r>
    </w:p>
    <w:p w14:paraId="7CA0702A" w14:textId="77777777" w:rsidR="00307C80" w:rsidRDefault="00B44F08">
      <w:pPr>
        <w:pStyle w:val="2"/>
        <w:spacing w:before="120" w:after="120"/>
        <w:jc w:val="center"/>
        <w:rPr>
          <w:rFonts w:ascii="宋体" w:eastAsia="宋体" w:hAnsi="宋体"/>
        </w:rPr>
      </w:pPr>
      <w:bookmarkStart w:id="124" w:name="_Toc22367"/>
      <w:bookmarkStart w:id="125" w:name="_Toc181629786"/>
      <w:r>
        <w:rPr>
          <w:rFonts w:ascii="宋体" w:eastAsia="宋体" w:hAnsi="宋体" w:hint="eastAsia"/>
        </w:rPr>
        <w:lastRenderedPageBreak/>
        <w:t>实验五</w:t>
      </w:r>
      <w:r>
        <w:rPr>
          <w:rFonts w:ascii="宋体" w:eastAsia="宋体" w:hAnsi="宋体" w:hint="eastAsia"/>
        </w:rPr>
        <w:t xml:space="preserve">   </w:t>
      </w:r>
      <w:r>
        <w:rPr>
          <w:rFonts w:ascii="宋体" w:eastAsia="宋体" w:hAnsi="宋体" w:hint="eastAsia"/>
        </w:rPr>
        <w:t>光电探测器特性曲线测量实验</w:t>
      </w:r>
      <w:bookmarkEnd w:id="124"/>
      <w:bookmarkEnd w:id="125"/>
    </w:p>
    <w:p w14:paraId="31FBE4C2" w14:textId="77777777" w:rsidR="00307C80" w:rsidRDefault="00B44F08">
      <w:pPr>
        <w:pStyle w:val="3"/>
        <w:spacing w:before="120" w:after="120" w:line="240" w:lineRule="auto"/>
        <w:rPr>
          <w:sz w:val="24"/>
          <w:szCs w:val="24"/>
        </w:rPr>
      </w:pPr>
      <w:bookmarkStart w:id="126" w:name="_Toc162510865"/>
      <w:bookmarkStart w:id="127" w:name="_Toc162499867"/>
      <w:bookmarkStart w:id="128" w:name="_Toc162510758"/>
      <w:bookmarkStart w:id="129" w:name="_Toc489257964"/>
      <w:bookmarkStart w:id="130" w:name="_Toc181629791"/>
      <w:bookmarkStart w:id="131" w:name="_Toc256682602"/>
      <w:bookmarkStart w:id="132" w:name="_Toc162663970"/>
      <w:bookmarkStart w:id="133" w:name="_Toc162510719"/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</w:t>
      </w:r>
      <w:bookmarkStart w:id="134" w:name="OLE_LINK6"/>
      <w:r>
        <w:rPr>
          <w:rFonts w:hint="eastAsia"/>
          <w:sz w:val="24"/>
          <w:szCs w:val="24"/>
        </w:rPr>
        <w:t>光电倍增管阴极光电特性</w:t>
      </w:r>
      <w:bookmarkEnd w:id="134"/>
      <w:r>
        <w:rPr>
          <w:rFonts w:hint="eastAsia"/>
          <w:sz w:val="24"/>
          <w:szCs w:val="24"/>
        </w:rPr>
        <w:t>测试实验</w:t>
      </w:r>
      <w:bookmarkEnd w:id="126"/>
      <w:bookmarkEnd w:id="127"/>
      <w:bookmarkEnd w:id="128"/>
      <w:bookmarkEnd w:id="129"/>
      <w:bookmarkEnd w:id="130"/>
      <w:bookmarkEnd w:id="131"/>
      <w:bookmarkEnd w:id="132"/>
      <w:bookmarkEnd w:id="133"/>
    </w:p>
    <w:p w14:paraId="2783C244" w14:textId="77777777" w:rsidR="00307C80" w:rsidRDefault="00B44F08">
      <w:pPr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表</w:t>
      </w:r>
      <w:r>
        <w:rPr>
          <w:rFonts w:hint="eastAsia"/>
          <w:sz w:val="21"/>
          <w:szCs w:val="21"/>
        </w:rPr>
        <w:t>1</w:t>
      </w:r>
    </w:p>
    <w:tbl>
      <w:tblPr>
        <w:tblpPr w:leftFromText="180" w:rightFromText="180" w:vertAnchor="text" w:horzAnchor="margin" w:tblpXSpec="center" w:tblpY="314"/>
        <w:tblW w:w="8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32"/>
        <w:gridCol w:w="733"/>
        <w:gridCol w:w="732"/>
        <w:gridCol w:w="733"/>
        <w:gridCol w:w="659"/>
        <w:gridCol w:w="806"/>
        <w:gridCol w:w="809"/>
        <w:gridCol w:w="833"/>
        <w:gridCol w:w="905"/>
      </w:tblGrid>
      <w:tr w:rsidR="00307C80" w14:paraId="2F52907E" w14:textId="77777777">
        <w:tc>
          <w:tcPr>
            <w:tcW w:w="1809" w:type="dxa"/>
            <w:vAlign w:val="center"/>
          </w:tcPr>
          <w:p w14:paraId="04C071BD" w14:textId="77777777" w:rsidR="00307C80" w:rsidRDefault="00B44F08">
            <w:pPr>
              <w:ind w:left="210" w:hangingChars="100" w:hanging="21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光照</w:t>
            </w: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lx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  <w:tc>
          <w:tcPr>
            <w:tcW w:w="732" w:type="dxa"/>
            <w:vAlign w:val="center"/>
          </w:tcPr>
          <w:p w14:paraId="65D81AA0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733" w:type="dxa"/>
            <w:vAlign w:val="center"/>
          </w:tcPr>
          <w:p w14:paraId="2E826A75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0.5</w:t>
            </w:r>
          </w:p>
        </w:tc>
        <w:tc>
          <w:tcPr>
            <w:tcW w:w="732" w:type="dxa"/>
            <w:vAlign w:val="center"/>
          </w:tcPr>
          <w:p w14:paraId="5C3AC76B" w14:textId="77777777" w:rsidR="00307C80" w:rsidRDefault="00B44F08">
            <w:pPr>
              <w:wordWrap w:val="0"/>
              <w:ind w:firstLineChars="50" w:firstLine="105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733" w:type="dxa"/>
            <w:vAlign w:val="center"/>
          </w:tcPr>
          <w:p w14:paraId="5601478F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1.5</w:t>
            </w:r>
          </w:p>
        </w:tc>
        <w:tc>
          <w:tcPr>
            <w:tcW w:w="659" w:type="dxa"/>
            <w:vAlign w:val="center"/>
          </w:tcPr>
          <w:p w14:paraId="0A23242D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06" w:type="dxa"/>
            <w:vAlign w:val="center"/>
          </w:tcPr>
          <w:p w14:paraId="012F830E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2.5</w:t>
            </w:r>
          </w:p>
        </w:tc>
        <w:tc>
          <w:tcPr>
            <w:tcW w:w="809" w:type="dxa"/>
            <w:vAlign w:val="center"/>
          </w:tcPr>
          <w:p w14:paraId="16C3661D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33" w:type="dxa"/>
            <w:vAlign w:val="center"/>
          </w:tcPr>
          <w:p w14:paraId="61311896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3.5</w:t>
            </w:r>
          </w:p>
        </w:tc>
        <w:tc>
          <w:tcPr>
            <w:tcW w:w="905" w:type="dxa"/>
            <w:vAlign w:val="center"/>
          </w:tcPr>
          <w:p w14:paraId="338924B9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</w:tr>
      <w:tr w:rsidR="00307C80" w14:paraId="68C3135E" w14:textId="77777777">
        <w:tc>
          <w:tcPr>
            <w:tcW w:w="1809" w:type="dxa"/>
          </w:tcPr>
          <w:p w14:paraId="0D7E0FF6" w14:textId="77777777" w:rsidR="00307C80" w:rsidRDefault="00B44F08">
            <w:pPr>
              <w:wordWrap w:val="0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50V</w:t>
            </w:r>
            <w:r>
              <w:rPr>
                <w:rFonts w:hint="eastAsia"/>
                <w:sz w:val="21"/>
                <w:szCs w:val="21"/>
              </w:rPr>
              <w:t>电流</w:t>
            </w:r>
            <w:r>
              <w:rPr>
                <w:rFonts w:hint="eastAsia"/>
                <w:sz w:val="21"/>
                <w:szCs w:val="21"/>
              </w:rPr>
              <w:t>1(nA)</w:t>
            </w:r>
          </w:p>
        </w:tc>
        <w:tc>
          <w:tcPr>
            <w:tcW w:w="732" w:type="dxa"/>
          </w:tcPr>
          <w:p w14:paraId="38371035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0.2</w:t>
            </w:r>
          </w:p>
        </w:tc>
        <w:tc>
          <w:tcPr>
            <w:tcW w:w="733" w:type="dxa"/>
          </w:tcPr>
          <w:p w14:paraId="337591CE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33.5</w:t>
            </w:r>
          </w:p>
        </w:tc>
        <w:tc>
          <w:tcPr>
            <w:tcW w:w="732" w:type="dxa"/>
          </w:tcPr>
          <w:p w14:paraId="4067496D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54.9</w:t>
            </w:r>
          </w:p>
        </w:tc>
        <w:tc>
          <w:tcPr>
            <w:tcW w:w="733" w:type="dxa"/>
          </w:tcPr>
          <w:p w14:paraId="5578C046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69.8</w:t>
            </w:r>
          </w:p>
        </w:tc>
        <w:tc>
          <w:tcPr>
            <w:tcW w:w="659" w:type="dxa"/>
          </w:tcPr>
          <w:p w14:paraId="147529EE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83.1</w:t>
            </w:r>
          </w:p>
        </w:tc>
        <w:tc>
          <w:tcPr>
            <w:tcW w:w="806" w:type="dxa"/>
          </w:tcPr>
          <w:p w14:paraId="6DD64389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96.1</w:t>
            </w:r>
          </w:p>
        </w:tc>
        <w:tc>
          <w:tcPr>
            <w:tcW w:w="809" w:type="dxa"/>
          </w:tcPr>
          <w:p w14:paraId="4FE9C1D3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107.3</w:t>
            </w:r>
          </w:p>
        </w:tc>
        <w:tc>
          <w:tcPr>
            <w:tcW w:w="833" w:type="dxa"/>
          </w:tcPr>
          <w:p w14:paraId="55BD9A96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118.0</w:t>
            </w:r>
          </w:p>
        </w:tc>
        <w:tc>
          <w:tcPr>
            <w:tcW w:w="905" w:type="dxa"/>
          </w:tcPr>
          <w:p w14:paraId="65E04BA6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125.2</w:t>
            </w:r>
          </w:p>
        </w:tc>
      </w:tr>
      <w:tr w:rsidR="00307C80" w14:paraId="5D3AF1D1" w14:textId="77777777">
        <w:tc>
          <w:tcPr>
            <w:tcW w:w="1809" w:type="dxa"/>
          </w:tcPr>
          <w:p w14:paraId="1ECAE4DA" w14:textId="77777777" w:rsidR="00307C80" w:rsidRDefault="00B44F08">
            <w:pPr>
              <w:wordWrap w:val="0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80V</w:t>
            </w:r>
            <w:r>
              <w:rPr>
                <w:rFonts w:hint="eastAsia"/>
                <w:sz w:val="21"/>
                <w:szCs w:val="21"/>
              </w:rPr>
              <w:t>电流</w:t>
            </w:r>
            <w:r>
              <w:rPr>
                <w:rFonts w:hint="eastAsia"/>
                <w:sz w:val="21"/>
                <w:szCs w:val="21"/>
              </w:rPr>
              <w:t>2(nA)</w:t>
            </w:r>
          </w:p>
        </w:tc>
        <w:tc>
          <w:tcPr>
            <w:tcW w:w="732" w:type="dxa"/>
          </w:tcPr>
          <w:p w14:paraId="68BA41A8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0.4</w:t>
            </w:r>
          </w:p>
        </w:tc>
        <w:tc>
          <w:tcPr>
            <w:tcW w:w="733" w:type="dxa"/>
          </w:tcPr>
          <w:p w14:paraId="4C75A84A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37.8</w:t>
            </w:r>
          </w:p>
        </w:tc>
        <w:tc>
          <w:tcPr>
            <w:tcW w:w="732" w:type="dxa"/>
          </w:tcPr>
          <w:p w14:paraId="58C60C0D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63.7</w:t>
            </w:r>
          </w:p>
        </w:tc>
        <w:tc>
          <w:tcPr>
            <w:tcW w:w="733" w:type="dxa"/>
          </w:tcPr>
          <w:p w14:paraId="40C94183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81.8</w:t>
            </w:r>
          </w:p>
        </w:tc>
        <w:tc>
          <w:tcPr>
            <w:tcW w:w="659" w:type="dxa"/>
          </w:tcPr>
          <w:p w14:paraId="03E322EC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98.4</w:t>
            </w:r>
          </w:p>
        </w:tc>
        <w:tc>
          <w:tcPr>
            <w:tcW w:w="806" w:type="dxa"/>
          </w:tcPr>
          <w:p w14:paraId="3BBF7387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113.3</w:t>
            </w:r>
          </w:p>
        </w:tc>
        <w:tc>
          <w:tcPr>
            <w:tcW w:w="809" w:type="dxa"/>
          </w:tcPr>
          <w:p w14:paraId="3ABFD9EF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127.3</w:t>
            </w:r>
          </w:p>
        </w:tc>
        <w:tc>
          <w:tcPr>
            <w:tcW w:w="833" w:type="dxa"/>
          </w:tcPr>
          <w:p w14:paraId="6D188222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138.9</w:t>
            </w:r>
          </w:p>
        </w:tc>
        <w:tc>
          <w:tcPr>
            <w:tcW w:w="905" w:type="dxa"/>
          </w:tcPr>
          <w:p w14:paraId="60454A29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150.4</w:t>
            </w:r>
          </w:p>
        </w:tc>
      </w:tr>
    </w:tbl>
    <w:p w14:paraId="395BC07C" w14:textId="77777777" w:rsidR="00307C80" w:rsidRDefault="00307C80">
      <w:pPr>
        <w:spacing w:line="360" w:lineRule="auto"/>
      </w:pPr>
    </w:p>
    <w:p w14:paraId="0FF41B8F" w14:textId="77777777" w:rsidR="00307C80" w:rsidRDefault="00B44F08">
      <w:pPr>
        <w:ind w:firstLine="420"/>
      </w:pPr>
      <w:r>
        <w:rPr>
          <w:rFonts w:hint="eastAsia"/>
        </w:rPr>
        <w:t>根据表中所测试的数据，</w:t>
      </w:r>
      <w:r>
        <w:rPr>
          <w:rFonts w:hint="eastAsia"/>
          <w:color w:val="FF0000"/>
        </w:rPr>
        <w:t>在同一坐标轴中描绘光电倍增管在两种电压下的阴极电流</w:t>
      </w:r>
      <w:r>
        <w:rPr>
          <w:rFonts w:hint="eastAsia"/>
          <w:color w:val="FF0000"/>
        </w:rPr>
        <w:t>-</w:t>
      </w:r>
      <w:r>
        <w:rPr>
          <w:rFonts w:hint="eastAsia"/>
          <w:color w:val="FF0000"/>
        </w:rPr>
        <w:t>光照特性曲线，即为光电特性曲线。</w:t>
      </w:r>
    </w:p>
    <w:p w14:paraId="22D1ED81" w14:textId="7016339F" w:rsidR="00307C80" w:rsidRDefault="00E8247B">
      <w:pPr>
        <w:spacing w:line="360" w:lineRule="auto"/>
      </w:pPr>
      <w:r>
        <w:rPr>
          <w:noProof/>
        </w:rPr>
        <w:drawing>
          <wp:inline distT="0" distB="0" distL="0" distR="0" wp14:anchorId="1EC758B8" wp14:editId="6B3A3F1C">
            <wp:extent cx="4951407" cy="3143250"/>
            <wp:effectExtent l="0" t="0" r="190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3755" cy="314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3C50" w14:textId="77777777" w:rsidR="00307C80" w:rsidRDefault="00307C80">
      <w:pPr>
        <w:spacing w:line="360" w:lineRule="auto"/>
      </w:pPr>
    </w:p>
    <w:p w14:paraId="60C3A9B8" w14:textId="77777777" w:rsidR="00307C80" w:rsidRDefault="00B44F08">
      <w:pPr>
        <w:pStyle w:val="3"/>
        <w:spacing w:before="120" w:after="120" w:line="240" w:lineRule="auto"/>
        <w:rPr>
          <w:sz w:val="24"/>
          <w:szCs w:val="24"/>
        </w:rPr>
      </w:pPr>
      <w:bookmarkStart w:id="135" w:name="_Toc489257965"/>
      <w:bookmarkStart w:id="136" w:name="_Toc256682603"/>
      <w:bookmarkStart w:id="137" w:name="_Toc181629792"/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、光电倍增管阳极光电特性测试实验</w:t>
      </w:r>
      <w:bookmarkEnd w:id="135"/>
      <w:bookmarkEnd w:id="136"/>
      <w:bookmarkEnd w:id="137"/>
    </w:p>
    <w:p w14:paraId="4D52DDD2" w14:textId="77777777" w:rsidR="00307C80" w:rsidRDefault="00B44F08">
      <w:pPr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表</w:t>
      </w:r>
      <w:r>
        <w:rPr>
          <w:rFonts w:hint="eastAsia"/>
          <w:sz w:val="21"/>
          <w:szCs w:val="21"/>
        </w:rPr>
        <w:t>2</w:t>
      </w:r>
    </w:p>
    <w:tbl>
      <w:tblPr>
        <w:tblpPr w:leftFromText="180" w:rightFromText="180" w:vertAnchor="text" w:horzAnchor="margin" w:tblpXSpec="center" w:tblpY="314"/>
        <w:tblW w:w="9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32"/>
        <w:gridCol w:w="733"/>
        <w:gridCol w:w="732"/>
        <w:gridCol w:w="880"/>
        <w:gridCol w:w="844"/>
        <w:gridCol w:w="800"/>
        <w:gridCol w:w="844"/>
        <w:gridCol w:w="788"/>
        <w:gridCol w:w="890"/>
      </w:tblGrid>
      <w:tr w:rsidR="00307C80" w14:paraId="072909D8" w14:textId="77777777">
        <w:tc>
          <w:tcPr>
            <w:tcW w:w="1809" w:type="dxa"/>
            <w:vAlign w:val="center"/>
          </w:tcPr>
          <w:p w14:paraId="7F14A34B" w14:textId="77777777" w:rsidR="00307C80" w:rsidRDefault="00B44F08">
            <w:pPr>
              <w:ind w:left="210" w:hangingChars="100" w:hanging="21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光照</w:t>
            </w: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lx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  <w:tc>
          <w:tcPr>
            <w:tcW w:w="732" w:type="dxa"/>
            <w:vAlign w:val="center"/>
          </w:tcPr>
          <w:p w14:paraId="55C96490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733" w:type="dxa"/>
            <w:vAlign w:val="center"/>
          </w:tcPr>
          <w:p w14:paraId="2A23CCF1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0.5</w:t>
            </w:r>
          </w:p>
        </w:tc>
        <w:tc>
          <w:tcPr>
            <w:tcW w:w="732" w:type="dxa"/>
            <w:vAlign w:val="center"/>
          </w:tcPr>
          <w:p w14:paraId="3A7A1138" w14:textId="77777777" w:rsidR="00307C80" w:rsidRDefault="00B44F08">
            <w:pPr>
              <w:wordWrap w:val="0"/>
              <w:ind w:firstLineChars="50" w:firstLine="105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80" w:type="dxa"/>
            <w:vAlign w:val="center"/>
          </w:tcPr>
          <w:p w14:paraId="77F358BF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1.5</w:t>
            </w:r>
          </w:p>
        </w:tc>
        <w:tc>
          <w:tcPr>
            <w:tcW w:w="844" w:type="dxa"/>
            <w:vAlign w:val="center"/>
          </w:tcPr>
          <w:p w14:paraId="4DA09B8F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00" w:type="dxa"/>
            <w:vAlign w:val="center"/>
          </w:tcPr>
          <w:p w14:paraId="257CA6AD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2.5</w:t>
            </w:r>
          </w:p>
        </w:tc>
        <w:tc>
          <w:tcPr>
            <w:tcW w:w="844" w:type="dxa"/>
            <w:vAlign w:val="center"/>
          </w:tcPr>
          <w:p w14:paraId="3A12F9A3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788" w:type="dxa"/>
            <w:vAlign w:val="center"/>
          </w:tcPr>
          <w:p w14:paraId="04FFC44D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3.5</w:t>
            </w:r>
          </w:p>
        </w:tc>
        <w:tc>
          <w:tcPr>
            <w:tcW w:w="890" w:type="dxa"/>
            <w:vAlign w:val="center"/>
          </w:tcPr>
          <w:p w14:paraId="631A6888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</w:tr>
      <w:tr w:rsidR="00307C80" w14:paraId="4B69FC73" w14:textId="77777777">
        <w:tc>
          <w:tcPr>
            <w:tcW w:w="1809" w:type="dxa"/>
          </w:tcPr>
          <w:p w14:paraId="4C6B4E2D" w14:textId="77777777" w:rsidR="00307C80" w:rsidRDefault="00B44F08">
            <w:pPr>
              <w:wordWrap w:val="0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200V</w:t>
            </w:r>
            <w:r>
              <w:rPr>
                <w:rFonts w:hint="eastAsia"/>
                <w:sz w:val="21"/>
                <w:szCs w:val="21"/>
              </w:rPr>
              <w:t>电流</w:t>
            </w:r>
            <w:r>
              <w:rPr>
                <w:rFonts w:hint="eastAsia"/>
                <w:sz w:val="21"/>
                <w:szCs w:val="21"/>
              </w:rPr>
              <w:t>1(nA)</w:t>
            </w:r>
          </w:p>
        </w:tc>
        <w:tc>
          <w:tcPr>
            <w:tcW w:w="732" w:type="dxa"/>
          </w:tcPr>
          <w:p w14:paraId="4BA302B7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2.2</w:t>
            </w:r>
          </w:p>
        </w:tc>
        <w:tc>
          <w:tcPr>
            <w:tcW w:w="733" w:type="dxa"/>
          </w:tcPr>
          <w:p w14:paraId="47AC15AD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823</w:t>
            </w:r>
          </w:p>
        </w:tc>
        <w:tc>
          <w:tcPr>
            <w:tcW w:w="732" w:type="dxa"/>
          </w:tcPr>
          <w:p w14:paraId="2FC8569B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1352</w:t>
            </w:r>
          </w:p>
        </w:tc>
        <w:tc>
          <w:tcPr>
            <w:tcW w:w="880" w:type="dxa"/>
          </w:tcPr>
          <w:p w14:paraId="33AF3A19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1856</w:t>
            </w:r>
          </w:p>
        </w:tc>
        <w:tc>
          <w:tcPr>
            <w:tcW w:w="844" w:type="dxa"/>
          </w:tcPr>
          <w:p w14:paraId="645496FD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2230</w:t>
            </w:r>
          </w:p>
        </w:tc>
        <w:tc>
          <w:tcPr>
            <w:tcW w:w="800" w:type="dxa"/>
          </w:tcPr>
          <w:p w14:paraId="1C3153CF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2550</w:t>
            </w:r>
          </w:p>
        </w:tc>
        <w:tc>
          <w:tcPr>
            <w:tcW w:w="844" w:type="dxa"/>
          </w:tcPr>
          <w:p w14:paraId="2B68F542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2840</w:t>
            </w:r>
          </w:p>
        </w:tc>
        <w:tc>
          <w:tcPr>
            <w:tcW w:w="788" w:type="dxa"/>
          </w:tcPr>
          <w:p w14:paraId="74959C45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3100</w:t>
            </w:r>
          </w:p>
        </w:tc>
        <w:tc>
          <w:tcPr>
            <w:tcW w:w="890" w:type="dxa"/>
          </w:tcPr>
          <w:p w14:paraId="2A990538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3380</w:t>
            </w:r>
          </w:p>
        </w:tc>
      </w:tr>
      <w:tr w:rsidR="00307C80" w14:paraId="3C4AA8E7" w14:textId="77777777">
        <w:tc>
          <w:tcPr>
            <w:tcW w:w="1809" w:type="dxa"/>
          </w:tcPr>
          <w:p w14:paraId="3C06B014" w14:textId="77777777" w:rsidR="00307C80" w:rsidRDefault="00B44F08">
            <w:pPr>
              <w:wordWrap w:val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250V</w:t>
            </w:r>
            <w:r>
              <w:rPr>
                <w:rFonts w:hint="eastAsia"/>
                <w:sz w:val="21"/>
                <w:szCs w:val="21"/>
              </w:rPr>
              <w:t>电流</w:t>
            </w:r>
            <w:r>
              <w:rPr>
                <w:rFonts w:hint="eastAsia"/>
                <w:sz w:val="21"/>
                <w:szCs w:val="21"/>
              </w:rPr>
              <w:t>2(nA)</w:t>
            </w:r>
          </w:p>
        </w:tc>
        <w:tc>
          <w:tcPr>
            <w:tcW w:w="732" w:type="dxa"/>
          </w:tcPr>
          <w:p w14:paraId="679DC31C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3.4</w:t>
            </w:r>
          </w:p>
        </w:tc>
        <w:tc>
          <w:tcPr>
            <w:tcW w:w="733" w:type="dxa"/>
          </w:tcPr>
          <w:p w14:paraId="2A52ECD4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5200</w:t>
            </w:r>
          </w:p>
        </w:tc>
        <w:tc>
          <w:tcPr>
            <w:tcW w:w="732" w:type="dxa"/>
          </w:tcPr>
          <w:p w14:paraId="4A544AD2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8340</w:t>
            </w:r>
          </w:p>
        </w:tc>
        <w:tc>
          <w:tcPr>
            <w:tcW w:w="880" w:type="dxa"/>
          </w:tcPr>
          <w:p w14:paraId="1EC730E9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10520</w:t>
            </w:r>
          </w:p>
        </w:tc>
        <w:tc>
          <w:tcPr>
            <w:tcW w:w="844" w:type="dxa"/>
          </w:tcPr>
          <w:p w14:paraId="5AAC0D38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12710</w:t>
            </w:r>
          </w:p>
        </w:tc>
        <w:tc>
          <w:tcPr>
            <w:tcW w:w="800" w:type="dxa"/>
          </w:tcPr>
          <w:p w14:paraId="15840E7D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14710</w:t>
            </w:r>
          </w:p>
        </w:tc>
        <w:tc>
          <w:tcPr>
            <w:tcW w:w="844" w:type="dxa"/>
          </w:tcPr>
          <w:p w14:paraId="062C8F88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16590</w:t>
            </w:r>
          </w:p>
        </w:tc>
        <w:tc>
          <w:tcPr>
            <w:tcW w:w="788" w:type="dxa"/>
          </w:tcPr>
          <w:p w14:paraId="768AF7C5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18000</w:t>
            </w:r>
          </w:p>
        </w:tc>
        <w:tc>
          <w:tcPr>
            <w:tcW w:w="890" w:type="dxa"/>
          </w:tcPr>
          <w:p w14:paraId="4C503694" w14:textId="77777777" w:rsidR="00307C80" w:rsidRDefault="00B44F08">
            <w:pPr>
              <w:wordWrap w:val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20000</w:t>
            </w:r>
          </w:p>
        </w:tc>
      </w:tr>
    </w:tbl>
    <w:p w14:paraId="173E774B" w14:textId="77777777" w:rsidR="00307C80" w:rsidRDefault="00307C80">
      <w:pPr>
        <w:spacing w:line="360" w:lineRule="auto"/>
      </w:pPr>
    </w:p>
    <w:p w14:paraId="527335C3" w14:textId="77777777" w:rsidR="00307C80" w:rsidRDefault="00B44F08">
      <w:pPr>
        <w:ind w:firstLine="420"/>
        <w:rPr>
          <w:color w:val="FF0000"/>
        </w:rPr>
      </w:pPr>
      <w:r>
        <w:rPr>
          <w:rFonts w:hint="eastAsia"/>
          <w:color w:val="FF0000"/>
        </w:rPr>
        <w:t>根据表中所测试的数据，在同一坐标轴中描绘光电倍增管在两种电压下的阳极电流</w:t>
      </w:r>
      <w:r>
        <w:rPr>
          <w:rFonts w:hint="eastAsia"/>
          <w:color w:val="FF0000"/>
        </w:rPr>
        <w:t>-</w:t>
      </w:r>
      <w:r>
        <w:rPr>
          <w:rFonts w:hint="eastAsia"/>
          <w:color w:val="FF0000"/>
        </w:rPr>
        <w:t>光照特性曲线，即为阳极光电特性曲线。</w:t>
      </w:r>
    </w:p>
    <w:p w14:paraId="28E2588D" w14:textId="1482CDFA" w:rsidR="00307C80" w:rsidRDefault="00E8247B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7924AB29" wp14:editId="0EC73EB5">
            <wp:extent cx="4581525" cy="2962275"/>
            <wp:effectExtent l="0" t="0" r="9525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E37B" w14:textId="77777777" w:rsidR="00307C80" w:rsidRDefault="00307C80">
      <w:pPr>
        <w:spacing w:line="360" w:lineRule="auto"/>
      </w:pPr>
    </w:p>
    <w:sectPr w:rsidR="00307C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75193" w14:textId="77777777" w:rsidR="00B44F08" w:rsidRDefault="00B44F08">
      <w:r>
        <w:separator/>
      </w:r>
    </w:p>
  </w:endnote>
  <w:endnote w:type="continuationSeparator" w:id="0">
    <w:p w14:paraId="7888392D" w14:textId="77777777" w:rsidR="00B44F08" w:rsidRDefault="00B44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E447E" w14:textId="77777777" w:rsidR="00B44F08" w:rsidRDefault="00B44F08">
      <w:r>
        <w:separator/>
      </w:r>
    </w:p>
  </w:footnote>
  <w:footnote w:type="continuationSeparator" w:id="0">
    <w:p w14:paraId="13D53ECB" w14:textId="77777777" w:rsidR="00B44F08" w:rsidRDefault="00B44F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965B9E"/>
    <w:multiLevelType w:val="multilevel"/>
    <w:tmpl w:val="69965B9E"/>
    <w:lvl w:ilvl="0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7B6B08AF"/>
    <w:multiLevelType w:val="multilevel"/>
    <w:tmpl w:val="7B6B08AF"/>
    <w:lvl w:ilvl="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aoS">
    <w15:presenceInfo w15:providerId="Windows Live" w15:userId="8c391fa93199d3a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3DD"/>
    <w:rsid w:val="00001E56"/>
    <w:rsid w:val="00010954"/>
    <w:rsid w:val="000314EF"/>
    <w:rsid w:val="00051CA5"/>
    <w:rsid w:val="000C4F5C"/>
    <w:rsid w:val="001273AA"/>
    <w:rsid w:val="001506A1"/>
    <w:rsid w:val="001B64E6"/>
    <w:rsid w:val="001D6952"/>
    <w:rsid w:val="001E0A06"/>
    <w:rsid w:val="00216889"/>
    <w:rsid w:val="00281F49"/>
    <w:rsid w:val="002D026F"/>
    <w:rsid w:val="002D7216"/>
    <w:rsid w:val="002F7BCA"/>
    <w:rsid w:val="003058F4"/>
    <w:rsid w:val="00307C80"/>
    <w:rsid w:val="00332467"/>
    <w:rsid w:val="00337C67"/>
    <w:rsid w:val="00373A36"/>
    <w:rsid w:val="003D7B06"/>
    <w:rsid w:val="003E6004"/>
    <w:rsid w:val="00451187"/>
    <w:rsid w:val="00466F71"/>
    <w:rsid w:val="004E570C"/>
    <w:rsid w:val="00527F41"/>
    <w:rsid w:val="005C214D"/>
    <w:rsid w:val="005D13CB"/>
    <w:rsid w:val="00605DE8"/>
    <w:rsid w:val="00606E0C"/>
    <w:rsid w:val="0061064E"/>
    <w:rsid w:val="00623C82"/>
    <w:rsid w:val="00646CD2"/>
    <w:rsid w:val="00654ECA"/>
    <w:rsid w:val="006A0527"/>
    <w:rsid w:val="006B5210"/>
    <w:rsid w:val="006D5C64"/>
    <w:rsid w:val="007232DA"/>
    <w:rsid w:val="007326CD"/>
    <w:rsid w:val="007403D2"/>
    <w:rsid w:val="00757918"/>
    <w:rsid w:val="00774CB2"/>
    <w:rsid w:val="0079330D"/>
    <w:rsid w:val="007B73DD"/>
    <w:rsid w:val="007F5D1D"/>
    <w:rsid w:val="0082047E"/>
    <w:rsid w:val="008429CD"/>
    <w:rsid w:val="00901F3F"/>
    <w:rsid w:val="00902C83"/>
    <w:rsid w:val="009368FD"/>
    <w:rsid w:val="009C0D57"/>
    <w:rsid w:val="009E6720"/>
    <w:rsid w:val="00A46B1F"/>
    <w:rsid w:val="00A776CC"/>
    <w:rsid w:val="00A904C6"/>
    <w:rsid w:val="00AD641E"/>
    <w:rsid w:val="00AE358E"/>
    <w:rsid w:val="00B44F08"/>
    <w:rsid w:val="00B47C29"/>
    <w:rsid w:val="00B86361"/>
    <w:rsid w:val="00B86FB1"/>
    <w:rsid w:val="00B930FA"/>
    <w:rsid w:val="00B97F53"/>
    <w:rsid w:val="00BB63A1"/>
    <w:rsid w:val="00C2442C"/>
    <w:rsid w:val="00C47E41"/>
    <w:rsid w:val="00C518DE"/>
    <w:rsid w:val="00C57B5D"/>
    <w:rsid w:val="00C61000"/>
    <w:rsid w:val="00C61E93"/>
    <w:rsid w:val="00C825F6"/>
    <w:rsid w:val="00C866C9"/>
    <w:rsid w:val="00CA5854"/>
    <w:rsid w:val="00CB0F9B"/>
    <w:rsid w:val="00CD34EB"/>
    <w:rsid w:val="00D213C7"/>
    <w:rsid w:val="00D27C0B"/>
    <w:rsid w:val="00D64BF3"/>
    <w:rsid w:val="00D8372B"/>
    <w:rsid w:val="00DE1E55"/>
    <w:rsid w:val="00DE4AF1"/>
    <w:rsid w:val="00DF797A"/>
    <w:rsid w:val="00E10CD2"/>
    <w:rsid w:val="00E20E5D"/>
    <w:rsid w:val="00E8247B"/>
    <w:rsid w:val="00E97E51"/>
    <w:rsid w:val="00EA5194"/>
    <w:rsid w:val="00EC09F1"/>
    <w:rsid w:val="00EE3F5F"/>
    <w:rsid w:val="00FA7808"/>
    <w:rsid w:val="00FB41F7"/>
    <w:rsid w:val="00FF1417"/>
    <w:rsid w:val="05F13332"/>
    <w:rsid w:val="0E2A333A"/>
    <w:rsid w:val="38CA219C"/>
    <w:rsid w:val="4F113FD1"/>
    <w:rsid w:val="54902FED"/>
    <w:rsid w:val="566F4081"/>
    <w:rsid w:val="5EBF4915"/>
    <w:rsid w:val="68462F1D"/>
    <w:rsid w:val="6D57698B"/>
    <w:rsid w:val="7699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C344489"/>
  <w15:docId w15:val="{CF60982A-B57F-4BC2-A6A1-E1627A442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 w:cstheme="minorBidi"/>
      <w:kern w:val="2"/>
      <w:sz w:val="24"/>
      <w:szCs w:val="24"/>
    </w:rPr>
  </w:style>
  <w:style w:type="paragraph" w:styleId="1">
    <w:name w:val="heading 1"/>
    <w:basedOn w:val="a"/>
    <w:next w:val="a"/>
    <w:link w:val="11"/>
    <w:qFormat/>
    <w:pPr>
      <w:keepNext/>
      <w:keepLines/>
      <w:spacing w:line="276" w:lineRule="auto"/>
      <w:jc w:val="center"/>
      <w:outlineLvl w:val="0"/>
    </w:pPr>
    <w:rPr>
      <w:rFonts w:ascii="Calibri" w:hAnsi="Calibri" w:cs="Times New Roman"/>
      <w:b/>
      <w:bCs/>
      <w:kern w:val="44"/>
      <w:sz w:val="30"/>
      <w:szCs w:val="44"/>
      <w:lang w:val="zh-CN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cs="宋体"/>
      <w:kern w:val="0"/>
    </w:rPr>
  </w:style>
  <w:style w:type="paragraph" w:customStyle="1" w:styleId="10">
    <w:name w:val="列表段落1"/>
    <w:basedOn w:val="a"/>
    <w:uiPriority w:val="34"/>
    <w:qFormat/>
    <w:pPr>
      <w:widowControl/>
      <w:ind w:firstLineChars="200" w:firstLine="420"/>
      <w:jc w:val="left"/>
    </w:pPr>
    <w:rPr>
      <w:rFonts w:cs="宋体"/>
      <w:kern w:val="0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1"/>
    <w:qFormat/>
    <w:pPr>
      <w:ind w:firstLineChars="200" w:firstLine="420"/>
    </w:pPr>
  </w:style>
  <w:style w:type="character" w:customStyle="1" w:styleId="12">
    <w:name w:val="标题 1 字符"/>
    <w:basedOn w:val="a0"/>
    <w:uiPriority w:val="9"/>
    <w:rPr>
      <w:b/>
      <w:bCs/>
      <w:kern w:val="44"/>
      <w:sz w:val="44"/>
      <w:szCs w:val="44"/>
    </w:rPr>
  </w:style>
  <w:style w:type="character" w:customStyle="1" w:styleId="11">
    <w:name w:val="标题 1 字符1"/>
    <w:link w:val="1"/>
    <w:qFormat/>
    <w:rPr>
      <w:rFonts w:ascii="Calibri" w:hAnsi="Calibri" w:cs="Times New Roman"/>
      <w:b/>
      <w:bCs/>
      <w:kern w:val="44"/>
      <w:sz w:val="30"/>
      <w:szCs w:val="44"/>
      <w:lang w:val="zh-CN" w:eastAsia="zh-CN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TableParagraph">
    <w:name w:val="Table Paragraph"/>
    <w:basedOn w:val="a"/>
    <w:uiPriority w:val="1"/>
    <w:qFormat/>
    <w:pPr>
      <w:widowControl/>
      <w:jc w:val="left"/>
    </w:pPr>
    <w:rPr>
      <w:rFonts w:ascii="Times New Roman" w:hAnsi="Times New Roman" w:cs="Times New Roman"/>
      <w:kern w:val="0"/>
    </w:rPr>
  </w:style>
  <w:style w:type="character" w:customStyle="1" w:styleId="2Char">
    <w:name w:val="标题 2 Char"/>
    <w:rPr>
      <w:rFonts w:ascii="Arial" w:eastAsia="宋体" w:hAnsi="Arial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image" Target="media/image1.png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4.xml"/><Relationship Id="rId24" Type="http://schemas.openxmlformats.org/officeDocument/2006/relationships/image" Target="media/image14.jpe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microsoft.com/office/2011/relationships/people" Target="people.xml"/><Relationship Id="rId10" Type="http://schemas.openxmlformats.org/officeDocument/2006/relationships/chart" Target="charts/chart3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光电二极管光照特性对比图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 defTabSz="914400">
            <a:defRPr lang="zh-CN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[工作簿1]Sheet1!$A$2</c:f>
              <c:strCache>
                <c:ptCount val="1"/>
                <c:pt idx="0">
                  <c:v>有偏压光生电流（μA）-表1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[工作簿1]Sheet1!$B$1:$G$1</c:f>
              <c:numCache>
                <c:formatCode>General</c:formatCode>
                <c:ptCount val="6"/>
                <c:pt idx="0">
                  <c:v>0</c:v>
                </c:pt>
                <c:pt idx="1">
                  <c:v>100</c:v>
                </c:pt>
                <c:pt idx="2">
                  <c:v>300</c:v>
                </c:pt>
                <c:pt idx="3">
                  <c:v>500</c:v>
                </c:pt>
                <c:pt idx="4">
                  <c:v>700</c:v>
                </c:pt>
                <c:pt idx="5">
                  <c:v>827</c:v>
                </c:pt>
              </c:numCache>
            </c:numRef>
          </c:cat>
          <c:val>
            <c:numRef>
              <c:f>[工作簿1]Sheet1!$B$2:$G$2</c:f>
              <c:numCache>
                <c:formatCode>General</c:formatCode>
                <c:ptCount val="6"/>
                <c:pt idx="0">
                  <c:v>0.1</c:v>
                </c:pt>
                <c:pt idx="1">
                  <c:v>1.6</c:v>
                </c:pt>
                <c:pt idx="2">
                  <c:v>4.5999999999999996</c:v>
                </c:pt>
                <c:pt idx="3">
                  <c:v>7.5</c:v>
                </c:pt>
                <c:pt idx="4">
                  <c:v>10.199999999999999</c:v>
                </c:pt>
                <c:pt idx="5">
                  <c:v>11.8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05E-431E-AAEA-9154BC0E2CAC}"/>
            </c:ext>
          </c:extLst>
        </c:ser>
        <c:ser>
          <c:idx val="1"/>
          <c:order val="1"/>
          <c:tx>
            <c:strRef>
              <c:f>[工作簿1]Sheet1!$A$3</c:f>
              <c:strCache>
                <c:ptCount val="1"/>
                <c:pt idx="0">
                  <c:v>零偏压光生电流（μA）-表2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[工作簿1]Sheet1!$B$1:$G$1</c:f>
              <c:numCache>
                <c:formatCode>General</c:formatCode>
                <c:ptCount val="6"/>
                <c:pt idx="0">
                  <c:v>0</c:v>
                </c:pt>
                <c:pt idx="1">
                  <c:v>100</c:v>
                </c:pt>
                <c:pt idx="2">
                  <c:v>300</c:v>
                </c:pt>
                <c:pt idx="3">
                  <c:v>500</c:v>
                </c:pt>
                <c:pt idx="4">
                  <c:v>700</c:v>
                </c:pt>
                <c:pt idx="5">
                  <c:v>827</c:v>
                </c:pt>
              </c:numCache>
            </c:numRef>
          </c:cat>
          <c:val>
            <c:numRef>
              <c:f>[工作簿1]Sheet1!$B$3:$G$3</c:f>
              <c:numCache>
                <c:formatCode>General</c:formatCode>
                <c:ptCount val="6"/>
                <c:pt idx="0">
                  <c:v>0.1</c:v>
                </c:pt>
                <c:pt idx="1">
                  <c:v>1.8</c:v>
                </c:pt>
                <c:pt idx="2">
                  <c:v>4.5</c:v>
                </c:pt>
                <c:pt idx="3">
                  <c:v>7.6</c:v>
                </c:pt>
                <c:pt idx="4">
                  <c:v>10.4</c:v>
                </c:pt>
                <c:pt idx="5">
                  <c:v>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05E-431E-AAEA-9154BC0E2CA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33247040"/>
        <c:axId val="972282545"/>
      </c:lineChart>
      <c:catAx>
        <c:axId val="733247040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光照度（</a:t>
                </a:r>
                <a:r>
                  <a:rPr lang="en-US" altLang="zh-CN"/>
                  <a:t>Lx</a:t>
                </a:r>
                <a:r>
                  <a:rPr lang="en-US"/>
                  <a:t>）</a:t>
                </a:r>
                <a:endParaRPr lang="en-US" altLang="zh-CN"/>
              </a:p>
            </c:rich>
          </c:tx>
          <c:layout>
            <c:manualLayout>
              <c:xMode val="edge"/>
              <c:yMode val="edge"/>
              <c:x val="0.424381578947368"/>
              <c:y val="0.7724537037037040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 defTabSz="914400">
                <a:defRPr lang="zh-CN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72282545"/>
        <c:crosses val="autoZero"/>
        <c:auto val="1"/>
        <c:lblAlgn val="ctr"/>
        <c:lblOffset val="100"/>
        <c:noMultiLvlLbl val="0"/>
      </c:catAx>
      <c:valAx>
        <c:axId val="97228254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光生电流（μA）</a:t>
                </a:r>
              </a:p>
            </c:rich>
          </c:tx>
          <c:layout>
            <c:manualLayout>
              <c:xMode val="edge"/>
              <c:yMode val="edge"/>
              <c:x val="3.0263157894736801E-2"/>
              <c:y val="0.3024768518518520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 defTabSz="914400">
                <a:defRPr lang="zh-CN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332470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43881578947368"/>
          <c:y val="0.89699074074074103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30155aa0-7a97-410a-bd4d-edb279694fc7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光电二极管伏安特性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 defTabSz="914400">
            <a:defRPr lang="zh-CN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6.0210526315789499E-2"/>
          <c:y val="0.18564814814814801"/>
          <c:w val="0.91215789473684195"/>
          <c:h val="0.60634259259259304"/>
        </c:manualLayout>
      </c:layout>
      <c:lineChart>
        <c:grouping val="stacked"/>
        <c:varyColors val="0"/>
        <c:ser>
          <c:idx val="0"/>
          <c:order val="0"/>
          <c:tx>
            <c:strRef>
              <c:f>[工作簿1]Sheet2!$A$2</c:f>
              <c:strCache>
                <c:ptCount val="1"/>
                <c:pt idx="0">
                  <c:v>300Lx光生电流（μA）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[工作簿1]Sheet2!$B$1:$H$1</c:f>
              <c:numCache>
                <c:formatCode>General</c:formatCode>
                <c:ptCount val="7"/>
                <c:pt idx="0">
                  <c:v>0</c:v>
                </c:pt>
                <c:pt idx="1">
                  <c:v>-2</c:v>
                </c:pt>
                <c:pt idx="2">
                  <c:v>-4</c:v>
                </c:pt>
                <c:pt idx="3">
                  <c:v>-6</c:v>
                </c:pt>
                <c:pt idx="4">
                  <c:v>-8</c:v>
                </c:pt>
                <c:pt idx="5">
                  <c:v>-10</c:v>
                </c:pt>
                <c:pt idx="6">
                  <c:v>-12</c:v>
                </c:pt>
              </c:numCache>
            </c:numRef>
          </c:cat>
          <c:val>
            <c:numRef>
              <c:f>[工作簿1]Sheet2!$B$2:$H$2</c:f>
              <c:numCache>
                <c:formatCode>General</c:formatCode>
                <c:ptCount val="7"/>
                <c:pt idx="0">
                  <c:v>4.5999999999999996</c:v>
                </c:pt>
                <c:pt idx="1">
                  <c:v>4.7</c:v>
                </c:pt>
                <c:pt idx="2">
                  <c:v>4.8</c:v>
                </c:pt>
                <c:pt idx="3">
                  <c:v>4.8</c:v>
                </c:pt>
                <c:pt idx="4">
                  <c:v>4.9000000000000004</c:v>
                </c:pt>
                <c:pt idx="5">
                  <c:v>4.9000000000000004</c:v>
                </c:pt>
                <c:pt idx="6">
                  <c:v>4.9000000000000004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9B4-4408-93BF-08746A1924DD}"/>
            </c:ext>
          </c:extLst>
        </c:ser>
        <c:ser>
          <c:idx val="1"/>
          <c:order val="1"/>
          <c:tx>
            <c:strRef>
              <c:f>[工作簿1]Sheet2!$A$3</c:f>
              <c:strCache>
                <c:ptCount val="1"/>
                <c:pt idx="0">
                  <c:v>500Lx光生电流（μA）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[工作簿1]Sheet2!$B$1:$H$1</c:f>
              <c:numCache>
                <c:formatCode>General</c:formatCode>
                <c:ptCount val="7"/>
                <c:pt idx="0">
                  <c:v>0</c:v>
                </c:pt>
                <c:pt idx="1">
                  <c:v>-2</c:v>
                </c:pt>
                <c:pt idx="2">
                  <c:v>-4</c:v>
                </c:pt>
                <c:pt idx="3">
                  <c:v>-6</c:v>
                </c:pt>
                <c:pt idx="4">
                  <c:v>-8</c:v>
                </c:pt>
                <c:pt idx="5">
                  <c:v>-10</c:v>
                </c:pt>
                <c:pt idx="6">
                  <c:v>-12</c:v>
                </c:pt>
              </c:numCache>
            </c:numRef>
          </c:cat>
          <c:val>
            <c:numRef>
              <c:f>[工作簿1]Sheet2!$B$3:$H$3</c:f>
              <c:numCache>
                <c:formatCode>General</c:formatCode>
                <c:ptCount val="7"/>
                <c:pt idx="0">
                  <c:v>7.5</c:v>
                </c:pt>
                <c:pt idx="1">
                  <c:v>7.7</c:v>
                </c:pt>
                <c:pt idx="2">
                  <c:v>7.7</c:v>
                </c:pt>
                <c:pt idx="3">
                  <c:v>7.8</c:v>
                </c:pt>
                <c:pt idx="4">
                  <c:v>7.8</c:v>
                </c:pt>
                <c:pt idx="5">
                  <c:v>7.9</c:v>
                </c:pt>
                <c:pt idx="6">
                  <c:v>7.9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9B4-4408-93BF-08746A1924DD}"/>
            </c:ext>
          </c:extLst>
        </c:ser>
        <c:ser>
          <c:idx val="2"/>
          <c:order val="2"/>
          <c:tx>
            <c:strRef>
              <c:f>[工作簿1]Sheet2!$A$4</c:f>
              <c:strCache>
                <c:ptCount val="1"/>
                <c:pt idx="0">
                  <c:v>800Lx光生电流（μA）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[工作簿1]Sheet2!$B$1:$H$1</c:f>
              <c:numCache>
                <c:formatCode>General</c:formatCode>
                <c:ptCount val="7"/>
                <c:pt idx="0">
                  <c:v>0</c:v>
                </c:pt>
                <c:pt idx="1">
                  <c:v>-2</c:v>
                </c:pt>
                <c:pt idx="2">
                  <c:v>-4</c:v>
                </c:pt>
                <c:pt idx="3">
                  <c:v>-6</c:v>
                </c:pt>
                <c:pt idx="4">
                  <c:v>-8</c:v>
                </c:pt>
                <c:pt idx="5">
                  <c:v>-10</c:v>
                </c:pt>
                <c:pt idx="6">
                  <c:v>-12</c:v>
                </c:pt>
              </c:numCache>
            </c:numRef>
          </c:cat>
          <c:val>
            <c:numRef>
              <c:f>[工作簿1]Sheet2!$B$4:$H$4</c:f>
              <c:numCache>
                <c:formatCode>General</c:formatCode>
                <c:ptCount val="7"/>
                <c:pt idx="0">
                  <c:v>11.6</c:v>
                </c:pt>
                <c:pt idx="1">
                  <c:v>11.9</c:v>
                </c:pt>
                <c:pt idx="2">
                  <c:v>12</c:v>
                </c:pt>
                <c:pt idx="3">
                  <c:v>12.1</c:v>
                </c:pt>
                <c:pt idx="4">
                  <c:v>12.2</c:v>
                </c:pt>
                <c:pt idx="5">
                  <c:v>12.2</c:v>
                </c:pt>
                <c:pt idx="6">
                  <c:v>12.3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9B4-4408-93BF-08746A1924D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37819947"/>
        <c:axId val="262419230"/>
      </c:lineChart>
      <c:catAx>
        <c:axId val="937819947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偏压（</a:t>
                </a:r>
                <a:r>
                  <a:rPr lang="en-US"/>
                  <a:t>V）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 defTabSz="914400">
                <a:defRPr lang="zh-CN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62419230"/>
        <c:crosses val="autoZero"/>
        <c:auto val="1"/>
        <c:lblAlgn val="ctr"/>
        <c:lblOffset val="100"/>
        <c:noMultiLvlLbl val="0"/>
      </c:catAx>
      <c:valAx>
        <c:axId val="26241923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光生电流（</a:t>
                </a:r>
                <a:r>
                  <a:rPr lang="el-GR"/>
                  <a:t>μ</a:t>
                </a:r>
                <a:r>
                  <a:rPr lang="en-US"/>
                  <a:t>A）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 defTabSz="914400">
                <a:defRPr lang="zh-CN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378199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zero"/>
    <c:showDLblsOverMax val="0"/>
    <c:extLst>
      <c:ext uri="{0b15fc19-7d7d-44ad-8c2d-2c3a37ce22c3}">
        <chartProps xmlns="https://web.wps.cn/et/2018/main" chartId="{f566d3b7-3cae-46ba-8307-9f36d9807f2f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光电三极管光照特性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 defTabSz="914400">
            <a:defRPr lang="zh-CN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[工作簿1]Sheet3!$A$2</c:f>
              <c:strCache>
                <c:ptCount val="1"/>
                <c:pt idx="0">
                  <c:v>6V-光生电流（μA）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[工作簿1]Sheet3!$B$1:$G$1</c:f>
              <c:numCache>
                <c:formatCode>General</c:formatCode>
                <c:ptCount val="6"/>
                <c:pt idx="0">
                  <c:v>0</c:v>
                </c:pt>
                <c:pt idx="1">
                  <c:v>100</c:v>
                </c:pt>
                <c:pt idx="2">
                  <c:v>300</c:v>
                </c:pt>
                <c:pt idx="3">
                  <c:v>500</c:v>
                </c:pt>
                <c:pt idx="4">
                  <c:v>700</c:v>
                </c:pt>
                <c:pt idx="5">
                  <c:v>831</c:v>
                </c:pt>
              </c:numCache>
            </c:numRef>
          </c:cat>
          <c:val>
            <c:numRef>
              <c:f>[工作簿1]Sheet3!$B$2:$G$2</c:f>
              <c:numCache>
                <c:formatCode>General</c:formatCode>
                <c:ptCount val="6"/>
                <c:pt idx="0">
                  <c:v>0.1</c:v>
                </c:pt>
                <c:pt idx="1">
                  <c:v>1.9</c:v>
                </c:pt>
                <c:pt idx="2">
                  <c:v>5.6</c:v>
                </c:pt>
                <c:pt idx="3">
                  <c:v>9.1999999999999993</c:v>
                </c:pt>
                <c:pt idx="4">
                  <c:v>12.7</c:v>
                </c:pt>
                <c:pt idx="5">
                  <c:v>14.8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5D2-4096-BAD0-3986AB322F24}"/>
            </c:ext>
          </c:extLst>
        </c:ser>
        <c:ser>
          <c:idx val="1"/>
          <c:order val="1"/>
          <c:tx>
            <c:strRef>
              <c:f>[工作簿1]Sheet3!$A$3</c:f>
              <c:strCache>
                <c:ptCount val="1"/>
                <c:pt idx="0">
                  <c:v>8V-光生电流（μA）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[工作簿1]Sheet3!$B$1:$G$1</c:f>
              <c:numCache>
                <c:formatCode>General</c:formatCode>
                <c:ptCount val="6"/>
                <c:pt idx="0">
                  <c:v>0</c:v>
                </c:pt>
                <c:pt idx="1">
                  <c:v>100</c:v>
                </c:pt>
                <c:pt idx="2">
                  <c:v>300</c:v>
                </c:pt>
                <c:pt idx="3">
                  <c:v>500</c:v>
                </c:pt>
                <c:pt idx="4">
                  <c:v>700</c:v>
                </c:pt>
                <c:pt idx="5">
                  <c:v>831</c:v>
                </c:pt>
              </c:numCache>
            </c:numRef>
          </c:cat>
          <c:val>
            <c:numRef>
              <c:f>[工作簿1]Sheet3!$B$3:$G$3</c:f>
              <c:numCache>
                <c:formatCode>General</c:formatCode>
                <c:ptCount val="6"/>
                <c:pt idx="0">
                  <c:v>0.1</c:v>
                </c:pt>
                <c:pt idx="1">
                  <c:v>2.5</c:v>
                </c:pt>
                <c:pt idx="2">
                  <c:v>7.3</c:v>
                </c:pt>
                <c:pt idx="3">
                  <c:v>12</c:v>
                </c:pt>
                <c:pt idx="4">
                  <c:v>16.600000000000001</c:v>
                </c:pt>
                <c:pt idx="5">
                  <c:v>19.5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5D2-4096-BAD0-3986AB322F2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51605329"/>
        <c:axId val="422719057"/>
      </c:lineChart>
      <c:catAx>
        <c:axId val="251605329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光照度（</a:t>
                </a:r>
                <a:r>
                  <a:rPr lang="en-US"/>
                  <a:t>Lx）（6V）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 defTabSz="914400">
                <a:defRPr lang="zh-CN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22719057"/>
        <c:crosses val="autoZero"/>
        <c:auto val="1"/>
        <c:lblAlgn val="ctr"/>
        <c:lblOffset val="100"/>
        <c:noMultiLvlLbl val="0"/>
      </c:catAx>
      <c:valAx>
        <c:axId val="42271905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光生电流（</a:t>
                </a:r>
                <a:r>
                  <a:rPr lang="el-GR"/>
                  <a:t>μ</a:t>
                </a:r>
                <a:r>
                  <a:rPr lang="en-US"/>
                  <a:t>A）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 defTabSz="914400">
                <a:defRPr lang="zh-CN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5160532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2fd34c17-627f-485d-8eb7-ed7d9551bef8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光电三极管伏安特性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 defTabSz="914400">
            <a:defRPr lang="zh-CN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[工作簿1]Sheet4!$A$2</c:f>
              <c:strCache>
                <c:ptCount val="1"/>
                <c:pt idx="0">
                  <c:v>100Lx光生电（μA）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[工作簿1]Sheet4!$B$1:$H$1</c:f>
              <c:numCache>
                <c:formatCode>General</c:formatCode>
                <c:ptCount val="7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4</c:v>
                </c:pt>
                <c:pt idx="4">
                  <c:v>6</c:v>
                </c:pt>
                <c:pt idx="5">
                  <c:v>8</c:v>
                </c:pt>
                <c:pt idx="6">
                  <c:v>9</c:v>
                </c:pt>
              </c:numCache>
            </c:numRef>
          </c:cat>
          <c:val>
            <c:numRef>
              <c:f>[工作簿1]Sheet4!$B$2:$H$2</c:f>
              <c:numCache>
                <c:formatCode>General</c:formatCode>
                <c:ptCount val="7"/>
                <c:pt idx="0">
                  <c:v>0.1</c:v>
                </c:pt>
                <c:pt idx="1">
                  <c:v>1.3</c:v>
                </c:pt>
                <c:pt idx="2">
                  <c:v>1.4</c:v>
                </c:pt>
                <c:pt idx="3">
                  <c:v>1.6</c:v>
                </c:pt>
                <c:pt idx="4">
                  <c:v>1.9</c:v>
                </c:pt>
                <c:pt idx="5">
                  <c:v>2.5</c:v>
                </c:pt>
                <c:pt idx="6">
                  <c:v>3.1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9E8-4195-904C-412B6E942F0E}"/>
            </c:ext>
          </c:extLst>
        </c:ser>
        <c:ser>
          <c:idx val="1"/>
          <c:order val="1"/>
          <c:tx>
            <c:strRef>
              <c:f>[工作簿1]Sheet4!$A$3</c:f>
              <c:strCache>
                <c:ptCount val="1"/>
                <c:pt idx="0">
                  <c:v>200Lx光生电（μA）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[工作簿1]Sheet4!$B$1:$H$1</c:f>
              <c:numCache>
                <c:formatCode>General</c:formatCode>
                <c:ptCount val="7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4</c:v>
                </c:pt>
                <c:pt idx="4">
                  <c:v>6</c:v>
                </c:pt>
                <c:pt idx="5">
                  <c:v>8</c:v>
                </c:pt>
                <c:pt idx="6">
                  <c:v>9</c:v>
                </c:pt>
              </c:numCache>
            </c:numRef>
          </c:cat>
          <c:val>
            <c:numRef>
              <c:f>[工作簿1]Sheet4!$B$3:$H$3</c:f>
              <c:numCache>
                <c:formatCode>General</c:formatCode>
                <c:ptCount val="7"/>
                <c:pt idx="0">
                  <c:v>0.1</c:v>
                </c:pt>
                <c:pt idx="1">
                  <c:v>2.5</c:v>
                </c:pt>
                <c:pt idx="2">
                  <c:v>2.7</c:v>
                </c:pt>
                <c:pt idx="3">
                  <c:v>3.2</c:v>
                </c:pt>
                <c:pt idx="4">
                  <c:v>3.7</c:v>
                </c:pt>
                <c:pt idx="5">
                  <c:v>4.9000000000000004</c:v>
                </c:pt>
                <c:pt idx="6">
                  <c:v>6.2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9E8-4195-904C-412B6E942F0E}"/>
            </c:ext>
          </c:extLst>
        </c:ser>
        <c:ser>
          <c:idx val="2"/>
          <c:order val="2"/>
          <c:tx>
            <c:strRef>
              <c:f>[工作簿1]Sheet4!$A$4</c:f>
              <c:strCache>
                <c:ptCount val="1"/>
                <c:pt idx="0">
                  <c:v>500Lx光生电（μA）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[工作簿1]Sheet4!$B$1:$H$1</c:f>
              <c:numCache>
                <c:formatCode>General</c:formatCode>
                <c:ptCount val="7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4</c:v>
                </c:pt>
                <c:pt idx="4">
                  <c:v>6</c:v>
                </c:pt>
                <c:pt idx="5">
                  <c:v>8</c:v>
                </c:pt>
                <c:pt idx="6">
                  <c:v>9</c:v>
                </c:pt>
              </c:numCache>
            </c:numRef>
          </c:cat>
          <c:val>
            <c:numRef>
              <c:f>[工作簿1]Sheet4!$B$4:$H$4</c:f>
              <c:numCache>
                <c:formatCode>General</c:formatCode>
                <c:ptCount val="7"/>
                <c:pt idx="0">
                  <c:v>0.1</c:v>
                </c:pt>
                <c:pt idx="1">
                  <c:v>6</c:v>
                </c:pt>
                <c:pt idx="2">
                  <c:v>6.5</c:v>
                </c:pt>
                <c:pt idx="3">
                  <c:v>7.6</c:v>
                </c:pt>
                <c:pt idx="4">
                  <c:v>9.1999999999999993</c:v>
                </c:pt>
                <c:pt idx="5">
                  <c:v>12</c:v>
                </c:pt>
                <c:pt idx="6">
                  <c:v>14.9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9E8-4195-904C-412B6E942F0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72078147"/>
        <c:axId val="129135143"/>
      </c:lineChart>
      <c:catAx>
        <c:axId val="872078147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偏压（</a:t>
                </a:r>
                <a:r>
                  <a:rPr lang="en-US"/>
                  <a:t>V）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 defTabSz="914400">
                <a:defRPr lang="zh-CN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29135143"/>
        <c:crosses val="autoZero"/>
        <c:auto val="1"/>
        <c:lblAlgn val="ctr"/>
        <c:lblOffset val="100"/>
        <c:noMultiLvlLbl val="0"/>
      </c:catAx>
      <c:valAx>
        <c:axId val="1291351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光生电（</a:t>
                </a:r>
                <a:r>
                  <a:rPr lang="el-GR"/>
                  <a:t>μ</a:t>
                </a:r>
                <a:r>
                  <a:rPr lang="en-US"/>
                  <a:t>A）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 defTabSz="914400">
                <a:defRPr lang="zh-CN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20781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5c16beff-bac9-493e-a65d-7afc79212ae1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5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064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1005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1005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16</Pages>
  <Words>1982</Words>
  <Characters>3014</Characters>
  <Application>Microsoft Office Word</Application>
  <DocSecurity>0</DocSecurity>
  <Lines>602</Lines>
  <Paragraphs>624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GaoS</dc:creator>
  <cp:lastModifiedBy>模煊 罗</cp:lastModifiedBy>
  <cp:revision>13</cp:revision>
  <dcterms:created xsi:type="dcterms:W3CDTF">2026-05-26T07:42:00Z</dcterms:created>
  <dcterms:modified xsi:type="dcterms:W3CDTF">2026-06-03T11:36:00Z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eyJoZGlkIjoiMTA4MzIzMGU2ZjNkZjQwZTZlNWZmMjZhM2NlZmVlMGQiLCJ1c2VySWQiOiIxNzcyODQ0ODIxIn0=</vt:lpwstr>
  </property>
  <property fmtid="{D5CDD505-2E9C-101B-9397-08002B2CF9AE}" pid="3" name="KSOProductBuildVer">
    <vt:lpwstr>2052-12.1.0.25865</vt:lpwstr>
  </property>
  <property fmtid="{D5CDD505-2E9C-101B-9397-08002B2CF9AE}" pid="4" name="ICV">
    <vt:lpwstr>60AF7FE08EFC40D98BDCA0E24187B288_12</vt:lpwstr>
  </property>
</Properties>
</file>