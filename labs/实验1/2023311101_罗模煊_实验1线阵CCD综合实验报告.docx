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80D85">
      <w:pPr>
        <w:rPr>
          <w:rFonts w:hint="eastAsia"/>
        </w:rPr>
      </w:pPr>
      <w:ins w:id="0" w:author="GaoS" w:date="2022-08-29T12:38:00Z">
        <w:r>
          <w:rPr/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380365</wp:posOffset>
              </wp:positionH>
              <wp:positionV relativeFrom="paragraph">
                <wp:posOffset>-113665</wp:posOffset>
              </wp:positionV>
              <wp:extent cx="5278120" cy="1042670"/>
              <wp:effectExtent l="0" t="0" r="0" b="5080"/>
              <wp:wrapNone/>
              <wp:docPr id="456" name="图片 4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56" name="图片 456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8120" cy="1042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ins>
    </w:p>
    <w:p w14:paraId="3D3B8940">
      <w:pPr>
        <w:rPr>
          <w:rFonts w:hint="eastAsia"/>
        </w:rPr>
      </w:pPr>
    </w:p>
    <w:p w14:paraId="300D1F3D">
      <w:pPr>
        <w:rPr>
          <w:rFonts w:hint="eastAsia"/>
        </w:rPr>
      </w:pPr>
    </w:p>
    <w:p w14:paraId="0274297A">
      <w:pPr>
        <w:rPr>
          <w:rFonts w:hint="eastAsia"/>
        </w:rPr>
      </w:pPr>
    </w:p>
    <w:p w14:paraId="3D67D748">
      <w:pPr>
        <w:rPr>
          <w:rFonts w:hint="eastAsia"/>
        </w:rPr>
      </w:pPr>
    </w:p>
    <w:p w14:paraId="53BAB435">
      <w:pPr>
        <w:jc w:val="center"/>
        <w:rPr>
          <w:rFonts w:hint="eastAsia"/>
          <w:b/>
          <w:sz w:val="52"/>
          <w:szCs w:val="52"/>
        </w:rPr>
      </w:pPr>
    </w:p>
    <w:p w14:paraId="698EAE21">
      <w:pPr>
        <w:jc w:val="center"/>
        <w:rPr>
          <w:rFonts w:hint="eastAsia"/>
        </w:rPr>
      </w:pPr>
    </w:p>
    <w:p w14:paraId="21BB0DD1">
      <w:pPr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实验1：线阵CCD综合实验</w:t>
      </w:r>
    </w:p>
    <w:p w14:paraId="200DDEFF">
      <w:pPr>
        <w:jc w:val="center"/>
        <w:rPr>
          <w:rFonts w:hint="eastAsia" w:ascii="华文楷体" w:hAnsi="华文楷体" w:eastAsia="华文楷体"/>
          <w:b/>
          <w:sz w:val="36"/>
          <w:szCs w:val="36"/>
        </w:rPr>
      </w:pPr>
    </w:p>
    <w:p w14:paraId="4F30AED5">
      <w:pPr>
        <w:ind w:left="960" w:leftChars="400"/>
        <w:rPr>
          <w:rFonts w:hint="default" w:ascii="华文楷体" w:hAnsi="华文楷体" w:eastAsia="华文楷体"/>
          <w:b/>
          <w:sz w:val="44"/>
          <w:szCs w:val="44"/>
          <w:lang w:val="en-US" w:eastAsia="zh-CN"/>
        </w:rPr>
      </w:pPr>
      <w:r>
        <w:rPr>
          <w:rFonts w:hint="eastAsia" w:ascii="华文楷体" w:hAnsi="华文楷体" w:eastAsia="华文楷体"/>
          <w:b/>
          <w:sz w:val="44"/>
          <w:szCs w:val="44"/>
        </w:rPr>
        <w:t>班级：</w:t>
      </w:r>
      <w:r>
        <w:rPr>
          <w:rFonts w:hint="eastAsia" w:ascii="华文楷体" w:hAnsi="华文楷体" w:eastAsia="华文楷体"/>
          <w:b/>
          <w:sz w:val="44"/>
          <w:szCs w:val="44"/>
          <w:lang w:val="en-US" w:eastAsia="zh-CN"/>
        </w:rPr>
        <w:t>23级光电1班</w:t>
      </w:r>
    </w:p>
    <w:p w14:paraId="19B00530">
      <w:pPr>
        <w:ind w:left="960" w:leftChars="400"/>
        <w:rPr>
          <w:rFonts w:hint="eastAsia" w:ascii="华文楷体" w:hAnsi="华文楷体" w:eastAsia="华文楷体"/>
          <w:b/>
          <w:sz w:val="44"/>
          <w:szCs w:val="44"/>
          <w:lang w:val="en-US" w:eastAsia="zh-CN"/>
        </w:rPr>
      </w:pPr>
      <w:r>
        <w:rPr>
          <w:rFonts w:hint="eastAsia" w:ascii="华文楷体" w:hAnsi="华文楷体" w:eastAsia="华文楷体"/>
          <w:b/>
          <w:sz w:val="44"/>
          <w:szCs w:val="44"/>
        </w:rPr>
        <w:t xml:space="preserve">姓名： </w:t>
      </w:r>
      <w:r>
        <w:rPr>
          <w:rFonts w:hint="eastAsia" w:ascii="华文楷体" w:hAnsi="华文楷体" w:eastAsia="华文楷体"/>
          <w:b/>
          <w:sz w:val="44"/>
          <w:szCs w:val="44"/>
          <w:lang w:val="en-US" w:eastAsia="zh-CN"/>
        </w:rPr>
        <w:t>罗模煊</w:t>
      </w:r>
    </w:p>
    <w:p w14:paraId="10C3B3D2">
      <w:pPr>
        <w:ind w:left="960" w:leftChars="400"/>
        <w:rPr>
          <w:rFonts w:hint="default" w:ascii="华文楷体" w:hAnsi="华文楷体" w:eastAsia="华文楷体"/>
          <w:b/>
          <w:sz w:val="44"/>
          <w:szCs w:val="44"/>
          <w:lang w:val="en-US" w:eastAsia="zh-CN"/>
        </w:rPr>
      </w:pPr>
      <w:r>
        <w:rPr>
          <w:rFonts w:hint="eastAsia" w:ascii="华文楷体" w:hAnsi="华文楷体" w:eastAsia="华文楷体"/>
          <w:b/>
          <w:sz w:val="44"/>
          <w:szCs w:val="44"/>
        </w:rPr>
        <w:t>学号：</w:t>
      </w:r>
      <w:r>
        <w:rPr>
          <w:rFonts w:hint="eastAsia" w:ascii="华文楷体" w:hAnsi="华文楷体" w:eastAsia="华文楷体"/>
          <w:b/>
          <w:sz w:val="44"/>
          <w:szCs w:val="44"/>
          <w:lang w:val="en-US" w:eastAsia="zh-CN"/>
        </w:rPr>
        <w:t>2023311101</w:t>
      </w:r>
    </w:p>
    <w:p w14:paraId="3ED6274D">
      <w:pPr>
        <w:ind w:firstLine="881" w:firstLineChars="200"/>
        <w:rPr>
          <w:rFonts w:hint="eastAsia" w:ascii="华文楷体" w:hAnsi="华文楷体" w:eastAsia="华文楷体"/>
          <w:b/>
          <w:sz w:val="44"/>
          <w:szCs w:val="44"/>
          <w:lang w:val="en-US" w:eastAsia="zh-CN"/>
        </w:rPr>
      </w:pPr>
      <w:r>
        <w:rPr>
          <w:rFonts w:hint="eastAsia" w:ascii="华文楷体" w:hAnsi="华文楷体" w:eastAsia="华文楷体"/>
          <w:b/>
          <w:sz w:val="44"/>
          <w:szCs w:val="44"/>
        </w:rPr>
        <w:t>同组成员：</w:t>
      </w:r>
      <w:r>
        <w:rPr>
          <w:rFonts w:hint="eastAsia" w:ascii="华文楷体" w:hAnsi="华文楷体" w:eastAsia="华文楷体"/>
          <w:b/>
          <w:sz w:val="44"/>
          <w:szCs w:val="44"/>
          <w:lang w:val="en-US" w:eastAsia="zh-CN"/>
        </w:rPr>
        <w:t>田雨藤</w:t>
      </w:r>
    </w:p>
    <w:p w14:paraId="38AE8EAA">
      <w:pPr>
        <w:ind w:left="960" w:leftChars="400"/>
        <w:rPr>
          <w:rFonts w:hint="default" w:ascii="华文楷体" w:hAnsi="华文楷体" w:eastAsia="华文楷体"/>
          <w:b/>
          <w:sz w:val="44"/>
          <w:szCs w:val="44"/>
          <w:lang w:val="en-US" w:eastAsia="zh-CN"/>
        </w:rPr>
      </w:pPr>
      <w:r>
        <w:rPr>
          <w:rFonts w:hint="eastAsia" w:ascii="华文楷体" w:hAnsi="华文楷体" w:eastAsia="华文楷体"/>
          <w:b/>
          <w:sz w:val="44"/>
          <w:szCs w:val="44"/>
        </w:rPr>
        <w:t>上课地点：</w:t>
      </w:r>
      <w:r>
        <w:rPr>
          <w:rFonts w:hint="eastAsia" w:ascii="华文楷体" w:hAnsi="华文楷体" w:eastAsia="华文楷体"/>
          <w:b/>
          <w:sz w:val="44"/>
          <w:szCs w:val="44"/>
          <w:lang w:val="en-US" w:eastAsia="zh-CN"/>
        </w:rPr>
        <w:t>K522</w:t>
      </w:r>
    </w:p>
    <w:p w14:paraId="1BA3D37F">
      <w:pPr>
        <w:ind w:left="960" w:leftChars="400"/>
        <w:rPr>
          <w:rFonts w:hint="eastAsia" w:ascii="华文楷体" w:hAnsi="华文楷体" w:eastAsia="华文楷体"/>
          <w:b/>
          <w:sz w:val="44"/>
          <w:szCs w:val="44"/>
          <w:lang w:val="en-US" w:eastAsia="zh-CN"/>
        </w:rPr>
      </w:pPr>
      <w:r>
        <w:rPr>
          <w:rFonts w:hint="eastAsia" w:ascii="华文楷体" w:hAnsi="华文楷体" w:eastAsia="华文楷体"/>
          <w:b/>
          <w:sz w:val="44"/>
          <w:szCs w:val="44"/>
        </w:rPr>
        <w:t>指导教师：</w:t>
      </w:r>
      <w:r>
        <w:rPr>
          <w:rFonts w:hint="eastAsia" w:ascii="华文楷体" w:hAnsi="华文楷体" w:eastAsia="华文楷体"/>
          <w:b/>
          <w:sz w:val="44"/>
          <w:szCs w:val="44"/>
          <w:lang w:val="en-US" w:eastAsia="zh-CN"/>
        </w:rPr>
        <w:t>高爽</w:t>
      </w:r>
    </w:p>
    <w:p w14:paraId="76F56A67">
      <w:pPr>
        <w:ind w:left="960" w:leftChars="400"/>
        <w:rPr>
          <w:rFonts w:hint="default" w:eastAsia="华文楷体"/>
          <w:b/>
          <w:sz w:val="28"/>
          <w:szCs w:val="28"/>
          <w:lang w:val="en-US" w:eastAsia="zh-CN"/>
        </w:rPr>
      </w:pPr>
      <w:r>
        <w:rPr>
          <w:rFonts w:hint="eastAsia" w:ascii="华文楷体" w:hAnsi="华文楷体" w:eastAsia="华文楷体"/>
          <w:b/>
          <w:sz w:val="44"/>
          <w:szCs w:val="44"/>
        </w:rPr>
        <w:t>日期：</w:t>
      </w:r>
      <w:r>
        <w:rPr>
          <w:rFonts w:hint="eastAsia" w:ascii="华文楷体" w:hAnsi="华文楷体" w:eastAsia="华文楷体"/>
          <w:b/>
          <w:sz w:val="44"/>
          <w:szCs w:val="44"/>
          <w:lang w:val="en-US" w:eastAsia="zh-CN"/>
        </w:rPr>
        <w:t>2026年5月26日</w:t>
      </w:r>
    </w:p>
    <w:p w14:paraId="3FFFE542">
      <w:pPr>
        <w:widowControl/>
        <w:jc w:val="lef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B6B6226">
      <w:pPr>
        <w:pStyle w:val="2"/>
        <w:adjustRightInd w:val="0"/>
        <w:snapToGrid w:val="0"/>
        <w:spacing w:before="240"/>
        <w:rPr>
          <w:rFonts w:hint="eastAsia" w:ascii="黑体" w:hAnsi="黑体" w:eastAsia="黑体"/>
          <w:color w:val="000000"/>
          <w:sz w:val="36"/>
          <w:szCs w:val="36"/>
          <w:lang w:bidi="ar"/>
        </w:rPr>
      </w:pPr>
      <w:r>
        <w:rPr>
          <w:rFonts w:hint="eastAsia" w:ascii="黑体" w:hAnsi="黑体" w:eastAsia="黑体"/>
          <w:color w:val="000000"/>
          <w:sz w:val="36"/>
          <w:szCs w:val="36"/>
          <w:lang w:bidi="ar"/>
        </w:rPr>
        <w:t>实验</w:t>
      </w:r>
      <w:r>
        <w:rPr>
          <w:rFonts w:hint="eastAsia" w:ascii="黑体" w:hAnsi="黑体" w:eastAsia="黑体"/>
          <w:bCs w:val="0"/>
          <w:color w:val="000000"/>
          <w:sz w:val="36"/>
          <w:szCs w:val="36"/>
          <w:lang w:eastAsia="zh-CN" w:bidi="ar"/>
        </w:rPr>
        <w:t>一</w:t>
      </w:r>
      <w:r>
        <w:rPr>
          <w:rFonts w:hint="eastAsia" w:ascii="黑体" w:hAnsi="黑体" w:eastAsia="黑体"/>
          <w:color w:val="000000"/>
          <w:sz w:val="36"/>
          <w:szCs w:val="36"/>
          <w:lang w:bidi="ar"/>
        </w:rPr>
        <w:tab/>
      </w:r>
      <w:bookmarkStart w:id="0" w:name="_Toc180577064"/>
      <w:r>
        <w:rPr>
          <w:rFonts w:hint="eastAsia" w:ascii="黑体" w:hAnsi="黑体" w:eastAsia="黑体"/>
          <w:color w:val="000000"/>
          <w:sz w:val="36"/>
          <w:szCs w:val="36"/>
          <w:lang w:bidi="ar"/>
        </w:rPr>
        <w:t>线阵C</w:t>
      </w:r>
      <w:r>
        <w:rPr>
          <w:rFonts w:ascii="黑体" w:hAnsi="黑体" w:eastAsia="黑体"/>
          <w:color w:val="000000"/>
          <w:sz w:val="36"/>
          <w:szCs w:val="36"/>
          <w:lang w:bidi="ar"/>
        </w:rPr>
        <w:t>CD</w:t>
      </w:r>
      <w:r>
        <w:rPr>
          <w:rFonts w:hint="eastAsia" w:ascii="黑体" w:hAnsi="黑体" w:eastAsia="黑体"/>
          <w:color w:val="000000"/>
          <w:sz w:val="36"/>
          <w:szCs w:val="36"/>
          <w:lang w:bidi="ar"/>
        </w:rPr>
        <w:t>光路系统安装调试实验</w:t>
      </w:r>
      <w:bookmarkEnd w:id="0"/>
    </w:p>
    <w:p w14:paraId="69A7A9B9">
      <w:pPr>
        <w:widowControl/>
        <w:jc w:val="left"/>
        <w:rPr>
          <w:rFonts w:ascii="Times New Roman" w:hAnsi="Times New Roman" w:cs="Times New Roman"/>
          <w:szCs w:val="21"/>
        </w:rPr>
      </w:pPr>
    </w:p>
    <w:p w14:paraId="35EFF0A3">
      <w:pPr>
        <w:pStyle w:val="12"/>
        <w:numPr>
          <w:ilvl w:val="0"/>
          <w:numId w:val="1"/>
        </w:numPr>
        <w:snapToGrid w:val="0"/>
        <w:spacing w:before="156" w:beforeLines="50" w:after="156" w:afterLines="50"/>
        <w:ind w:firstLineChars="0"/>
        <w:rPr>
          <w:rFonts w:hint="eastAsia" w:cs="宋体"/>
          <w:b/>
          <w:color w:val="000000"/>
          <w:szCs w:val="22"/>
          <w:lang w:bidi="ar"/>
        </w:rPr>
      </w:pPr>
      <w:r>
        <w:rPr>
          <w:rFonts w:hint="eastAsia" w:cs="宋体"/>
          <w:b/>
          <w:color w:val="000000"/>
          <w:szCs w:val="22"/>
          <w:lang w:bidi="ar"/>
        </w:rPr>
        <w:t>实验操作记录</w:t>
      </w:r>
    </w:p>
    <w:p w14:paraId="2B454B1B">
      <w:pPr>
        <w:pStyle w:val="12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拍照记录安装调试后的实验台及器件</w:t>
      </w:r>
    </w:p>
    <w:p w14:paraId="51C52B47">
      <w:pPr>
        <w:pStyle w:val="12"/>
        <w:widowControl/>
        <w:ind w:left="360" w:firstLine="0" w:firstLineChars="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eastAsia="zh-CN"/>
        </w:rPr>
        <w:drawing>
          <wp:inline distT="0" distB="0" distL="114300" distR="114300">
            <wp:extent cx="4090670" cy="3068320"/>
            <wp:effectExtent l="0" t="0" r="11430" b="5080"/>
            <wp:docPr id="1" name="图片 1" descr="e75dff63fef1faeb34d5dff0e4c654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75dff63fef1faeb34d5dff0e4c6544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BBC9">
      <w:pPr>
        <w:pStyle w:val="12"/>
        <w:widowControl/>
        <w:ind w:left="360" w:firstLine="0" w:firstLineChars="0"/>
        <w:jc w:val="left"/>
        <w:rPr>
          <w:rFonts w:ascii="Times New Roman" w:hAnsi="Times New Roman" w:cs="Times New Roman"/>
          <w:szCs w:val="21"/>
        </w:rPr>
      </w:pPr>
    </w:p>
    <w:p w14:paraId="085B97F1">
      <w:pPr>
        <w:pStyle w:val="12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记录</w:t>
      </w:r>
      <w:r>
        <w:rPr>
          <w:rFonts w:hint="eastAsia"/>
          <w:szCs w:val="21"/>
        </w:rPr>
        <w:t>记录软件采集的波形图</w:t>
      </w:r>
    </w:p>
    <w:p w14:paraId="617B0AA2">
      <w:pPr>
        <w:pStyle w:val="12"/>
        <w:widowControl/>
        <w:ind w:left="360" w:firstLine="0" w:firstLineChars="0"/>
        <w:jc w:val="left"/>
        <w:rPr>
          <w:rFonts w:hint="eastAsia"/>
          <w:szCs w:val="21"/>
        </w:rPr>
      </w:pPr>
    </w:p>
    <w:p w14:paraId="547FC282">
      <w:pPr>
        <w:pStyle w:val="12"/>
        <w:widowControl/>
        <w:ind w:left="360" w:firstLine="0" w:firstLineChars="0"/>
        <w:jc w:val="left"/>
        <w:rPr>
          <w:rFonts w:hint="eastAsia" w:eastAsia="宋体"/>
          <w:szCs w:val="21"/>
          <w:lang w:eastAsia="zh-CN"/>
        </w:rPr>
      </w:pPr>
      <w:r>
        <w:rPr>
          <w:rFonts w:hint="eastAsia" w:eastAsia="宋体"/>
          <w:szCs w:val="21"/>
          <w:lang w:eastAsia="zh-CN"/>
        </w:rPr>
        <w:drawing>
          <wp:inline distT="0" distB="0" distL="114300" distR="114300">
            <wp:extent cx="4139565" cy="3103245"/>
            <wp:effectExtent l="0" t="0" r="635" b="8255"/>
            <wp:docPr id="2" name="图片 2" descr="bd2bd88db5772a91f50a69ca8d544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d2bd88db5772a91f50a69ca8d54438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4B79">
      <w:pPr>
        <w:pStyle w:val="12"/>
        <w:widowControl/>
        <w:ind w:left="360" w:firstLine="0" w:firstLineChars="0"/>
        <w:jc w:val="left"/>
        <w:rPr>
          <w:rFonts w:hint="eastAsia"/>
          <w:szCs w:val="21"/>
        </w:rPr>
      </w:pPr>
    </w:p>
    <w:p w14:paraId="65C91988">
      <w:pPr>
        <w:pStyle w:val="12"/>
        <w:widowControl/>
        <w:ind w:left="360" w:firstLine="0" w:firstLineChars="0"/>
        <w:jc w:val="left"/>
        <w:rPr>
          <w:rFonts w:hint="eastAsia"/>
          <w:szCs w:val="21"/>
        </w:rPr>
      </w:pPr>
    </w:p>
    <w:p w14:paraId="6EDCABB4">
      <w:pPr>
        <w:pStyle w:val="12"/>
        <w:widowControl/>
        <w:ind w:left="360" w:firstLine="0" w:firstLineChars="0"/>
        <w:jc w:val="left"/>
        <w:rPr>
          <w:rFonts w:hint="eastAsia"/>
          <w:szCs w:val="21"/>
        </w:rPr>
      </w:pPr>
    </w:p>
    <w:p w14:paraId="6E157F85">
      <w:pPr>
        <w:pStyle w:val="12"/>
        <w:widowControl/>
        <w:ind w:left="360" w:firstLine="0" w:firstLineChars="0"/>
        <w:jc w:val="left"/>
        <w:rPr>
          <w:rFonts w:hint="eastAsia"/>
          <w:szCs w:val="21"/>
        </w:rPr>
      </w:pPr>
    </w:p>
    <w:p w14:paraId="6726179D">
      <w:pPr>
        <w:pStyle w:val="12"/>
        <w:widowControl/>
        <w:ind w:left="360" w:firstLine="0" w:firstLineChars="0"/>
        <w:jc w:val="left"/>
        <w:rPr>
          <w:rFonts w:ascii="Times New Roman" w:hAnsi="Times New Roman" w:cs="Times New Roman"/>
          <w:szCs w:val="21"/>
        </w:rPr>
      </w:pPr>
    </w:p>
    <w:p w14:paraId="100C8135">
      <w:pPr>
        <w:pStyle w:val="12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cs="Times New Roman"/>
          <w:szCs w:val="21"/>
        </w:rPr>
      </w:pPr>
      <w:r>
        <w:rPr>
          <w:rFonts w:hint="eastAsia"/>
          <w:szCs w:val="21"/>
        </w:rPr>
        <w:t>示波器采集的Ui和Uo点波形。</w:t>
      </w:r>
    </w:p>
    <w:p w14:paraId="689A4CA1">
      <w:pPr>
        <w:pStyle w:val="12"/>
        <w:widowControl/>
        <w:ind w:left="360" w:firstLine="0" w:firstLineChars="0"/>
        <w:jc w:val="left"/>
        <w:rPr>
          <w:rFonts w:hint="eastAsia"/>
          <w:szCs w:val="21"/>
        </w:rPr>
      </w:pPr>
    </w:p>
    <w:p w14:paraId="38B14EF7">
      <w:pPr>
        <w:pStyle w:val="12"/>
        <w:widowControl/>
        <w:ind w:left="360" w:firstLine="0" w:firstLineChars="0"/>
        <w:jc w:val="left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Cs w:val="21"/>
          <w:lang w:eastAsia="zh-CN"/>
        </w:rPr>
        <w:drawing>
          <wp:inline distT="0" distB="0" distL="114300" distR="114300">
            <wp:extent cx="5266690" cy="2957195"/>
            <wp:effectExtent l="0" t="0" r="3810" b="1905"/>
            <wp:docPr id="3" name="图片 3" descr="实验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实验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EE8F">
      <w:pPr>
        <w:pStyle w:val="12"/>
        <w:widowControl/>
        <w:ind w:left="360" w:firstLine="0" w:firstLineChars="0"/>
        <w:jc w:val="left"/>
        <w:rPr>
          <w:rFonts w:ascii="Times New Roman" w:hAnsi="Times New Roman" w:cs="Times New Roman"/>
          <w:szCs w:val="21"/>
        </w:rPr>
      </w:pPr>
    </w:p>
    <w:p w14:paraId="3205C159">
      <w:pPr>
        <w:widowControl/>
        <w:ind w:firstLine="440"/>
        <w:jc w:val="left"/>
        <w:rPr>
          <w:rFonts w:ascii="Times New Roman" w:hAnsi="Times New Roman" w:cs="Times New Roman"/>
          <w:szCs w:val="21"/>
        </w:rPr>
      </w:pPr>
    </w:p>
    <w:p w14:paraId="21D749BA">
      <w:pPr>
        <w:widowControl/>
        <w:spacing w:line="360" w:lineRule="auto"/>
        <w:ind w:firstLine="440"/>
        <w:rPr>
          <w:rFonts w:hint="eastAsia"/>
        </w:rPr>
      </w:pPr>
      <w:r>
        <w:br w:type="page"/>
      </w:r>
    </w:p>
    <w:p w14:paraId="4F3B9E38">
      <w:pPr>
        <w:jc w:val="center"/>
        <w:rPr>
          <w:rFonts w:hint="eastAsia" w:ascii="黑体" w:hAnsi="黑体" w:eastAsia="黑体" w:cs="Times New Roman"/>
          <w:bCs/>
          <w:color w:val="000000"/>
          <w:sz w:val="36"/>
          <w:szCs w:val="36"/>
          <w:lang w:bidi="ar"/>
        </w:rPr>
      </w:pPr>
      <w:r>
        <w:rPr>
          <w:rFonts w:hint="eastAsia" w:ascii="黑体" w:hAnsi="黑体" w:eastAsia="黑体" w:cs="Times New Roman"/>
          <w:bCs/>
          <w:color w:val="000000"/>
          <w:sz w:val="36"/>
          <w:szCs w:val="36"/>
          <w:lang w:bidi="ar"/>
        </w:rPr>
        <w:t>实验二</w:t>
      </w:r>
      <w:r>
        <w:rPr>
          <w:rFonts w:hint="eastAsia" w:ascii="黑体" w:hAnsi="黑体" w:eastAsia="黑体" w:cs="Times New Roman"/>
          <w:bCs/>
          <w:color w:val="000000"/>
          <w:sz w:val="36"/>
          <w:szCs w:val="36"/>
          <w:lang w:bidi="ar"/>
        </w:rPr>
        <w:tab/>
      </w:r>
      <w:r>
        <w:rPr>
          <w:rFonts w:hint="eastAsia" w:ascii="黑体" w:hAnsi="黑体" w:eastAsia="黑体" w:cs="Times New Roman"/>
          <w:bCs/>
          <w:color w:val="000000"/>
          <w:sz w:val="36"/>
          <w:szCs w:val="36"/>
          <w:lang w:bidi="ar"/>
        </w:rPr>
        <w:t>CDD驱动原理实验</w:t>
      </w:r>
    </w:p>
    <w:p w14:paraId="3D31A409">
      <w:pPr>
        <w:pStyle w:val="12"/>
        <w:numPr>
          <w:ilvl w:val="1"/>
          <w:numId w:val="2"/>
        </w:numPr>
        <w:snapToGrid w:val="0"/>
        <w:spacing w:before="156" w:beforeLines="50" w:after="156" w:afterLines="50"/>
        <w:ind w:left="709" w:firstLineChars="0"/>
        <w:rPr>
          <w:rFonts w:hint="eastAsia" w:cs="宋体"/>
          <w:b/>
          <w:color w:val="000000"/>
          <w:szCs w:val="22"/>
          <w:lang w:bidi="ar"/>
        </w:rPr>
      </w:pPr>
      <w:r>
        <w:rPr>
          <w:rFonts w:hint="eastAsia" w:cs="宋体"/>
          <w:b/>
          <w:color w:val="000000"/>
          <w:szCs w:val="22"/>
          <w:lang w:bidi="ar"/>
        </w:rPr>
        <w:t>实验操作记录</w:t>
      </w:r>
    </w:p>
    <w:p w14:paraId="13BF481F">
      <w:pPr>
        <w:rPr>
          <w:rFonts w:hint="eastAsia"/>
          <w:b/>
          <w:bCs/>
        </w:rPr>
      </w:pPr>
      <w:bookmarkStart w:id="1" w:name="_Toc180577077"/>
      <w:r>
        <w:rPr>
          <w:rFonts w:hint="eastAsia"/>
          <w:b/>
          <w:bCs/>
        </w:rPr>
        <w:t>实验1 驱动频率观测</w:t>
      </w:r>
      <w:bookmarkEnd w:id="1"/>
    </w:p>
    <w:p w14:paraId="2C9CF88A">
      <w:pPr>
        <w:pStyle w:val="12"/>
        <w:numPr>
          <w:ilvl w:val="0"/>
          <w:numId w:val="3"/>
        </w:numPr>
        <w:tabs>
          <w:tab w:val="left" w:pos="720"/>
        </w:tabs>
        <w:spacing w:line="360" w:lineRule="auto"/>
        <w:ind w:firstLineChars="0"/>
        <w:rPr>
          <w:rFonts w:hint="eastAsia" w:eastAsia="宋体"/>
          <w:szCs w:val="21"/>
          <w:lang w:eastAsia="zh-CN"/>
        </w:rPr>
      </w:pPr>
      <w:r>
        <w:rPr>
          <w:rFonts w:hint="eastAsia"/>
          <w:szCs w:val="21"/>
        </w:rPr>
        <w:t>拍照记录下示波器中的Φ</w:t>
      </w:r>
      <w:r>
        <w:rPr>
          <w:szCs w:val="21"/>
          <w:vertAlign w:val="subscript"/>
        </w:rPr>
        <w:t>SH</w:t>
      </w:r>
      <w:r>
        <w:rPr>
          <w:rFonts w:hint="eastAsia"/>
          <w:szCs w:val="21"/>
        </w:rPr>
        <w:t>与Φ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、Φ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信号的波形图。</w:t>
      </w:r>
    </w:p>
    <w:p w14:paraId="1F318FC9">
      <w:pPr>
        <w:pStyle w:val="12"/>
        <w:tabs>
          <w:tab w:val="left" w:pos="720"/>
        </w:tabs>
        <w:spacing w:line="360" w:lineRule="auto"/>
        <w:rPr>
          <w:rFonts w:hint="eastAsia" w:eastAsia="宋体"/>
          <w:szCs w:val="21"/>
          <w:lang w:eastAsia="zh-CN"/>
        </w:rPr>
      </w:pPr>
      <w:r>
        <w:rPr>
          <w:rFonts w:hint="eastAsia" w:eastAsia="宋体"/>
          <w:szCs w:val="21"/>
          <w:lang w:eastAsia="zh-CN"/>
        </w:rPr>
        <w:drawing>
          <wp:inline distT="0" distB="0" distL="114300" distR="114300">
            <wp:extent cx="3587115" cy="2689225"/>
            <wp:effectExtent l="0" t="0" r="6985" b="3175"/>
            <wp:docPr id="5" name="图片 5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9CBD">
      <w:pPr>
        <w:pStyle w:val="12"/>
        <w:tabs>
          <w:tab w:val="left" w:pos="720"/>
        </w:tabs>
        <w:spacing w:line="360" w:lineRule="auto"/>
        <w:rPr>
          <w:rFonts w:hint="eastAsia" w:eastAsia="宋体"/>
          <w:szCs w:val="21"/>
          <w:lang w:eastAsia="zh-CN"/>
        </w:rPr>
      </w:pPr>
      <w:r>
        <w:rPr>
          <w:rFonts w:hint="eastAsia"/>
          <w:szCs w:val="21"/>
        </w:rPr>
        <w:t>Φ</w:t>
      </w:r>
      <w:r>
        <w:rPr>
          <w:szCs w:val="21"/>
          <w:vertAlign w:val="subscript"/>
        </w:rPr>
        <w:t>SH</w:t>
      </w:r>
      <w:r>
        <w:rPr>
          <w:rFonts w:hint="eastAsia"/>
          <w:szCs w:val="21"/>
        </w:rPr>
        <w:t>与Φ</w:t>
      </w:r>
      <w:r>
        <w:rPr>
          <w:rFonts w:hint="eastAsia"/>
          <w:szCs w:val="21"/>
          <w:vertAlign w:val="subscript"/>
        </w:rPr>
        <w:t>1</w:t>
      </w:r>
    </w:p>
    <w:p w14:paraId="4E8180F7">
      <w:pPr>
        <w:pStyle w:val="12"/>
        <w:tabs>
          <w:tab w:val="left" w:pos="720"/>
        </w:tabs>
        <w:spacing w:line="360" w:lineRule="auto"/>
        <w:ind w:left="420" w:firstLine="0" w:firstLineChars="0"/>
        <w:rPr>
          <w:rFonts w:hint="eastAsia" w:eastAsia="宋体"/>
          <w:szCs w:val="21"/>
          <w:lang w:eastAsia="zh-CN"/>
        </w:rPr>
      </w:pPr>
      <w:r>
        <w:rPr>
          <w:rFonts w:hint="eastAsia" w:eastAsia="宋体"/>
          <w:szCs w:val="21"/>
          <w:lang w:eastAsia="zh-CN"/>
        </w:rPr>
        <w:drawing>
          <wp:inline distT="0" distB="0" distL="114300" distR="114300">
            <wp:extent cx="3647440" cy="2734945"/>
            <wp:effectExtent l="0" t="0" r="10160" b="8255"/>
            <wp:docPr id="6" name="图片 6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C914">
      <w:pPr>
        <w:pStyle w:val="12"/>
        <w:tabs>
          <w:tab w:val="left" w:pos="720"/>
        </w:tabs>
        <w:spacing w:line="360" w:lineRule="auto"/>
        <w:ind w:left="420" w:firstLine="0" w:firstLineChars="0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</w:rPr>
        <w:t>Φ</w:t>
      </w:r>
      <w:r>
        <w:rPr>
          <w:szCs w:val="21"/>
          <w:vertAlign w:val="subscript"/>
        </w:rPr>
        <w:t>SH</w:t>
      </w:r>
      <w:r>
        <w:rPr>
          <w:rFonts w:hint="eastAsia"/>
          <w:szCs w:val="21"/>
        </w:rPr>
        <w:t>与Φ</w:t>
      </w:r>
      <w:r>
        <w:rPr>
          <w:rFonts w:hint="eastAsia"/>
          <w:szCs w:val="21"/>
          <w:lang w:val="en-US" w:eastAsia="zh-CN"/>
        </w:rPr>
        <w:t>2</w:t>
      </w:r>
    </w:p>
    <w:p w14:paraId="4D59CB18">
      <w:pPr>
        <w:pStyle w:val="12"/>
        <w:tabs>
          <w:tab w:val="left" w:pos="720"/>
        </w:tabs>
        <w:spacing w:line="360" w:lineRule="auto"/>
        <w:ind w:left="420" w:firstLine="0" w:firstLineChars="0"/>
        <w:rPr>
          <w:szCs w:val="21"/>
        </w:rPr>
      </w:pPr>
    </w:p>
    <w:p w14:paraId="5D474288">
      <w:pPr>
        <w:pStyle w:val="12"/>
        <w:tabs>
          <w:tab w:val="left" w:pos="720"/>
        </w:tabs>
        <w:spacing w:line="360" w:lineRule="auto"/>
        <w:ind w:left="420" w:firstLine="0" w:firstLineChars="0"/>
        <w:rPr>
          <w:rFonts w:hint="eastAsia"/>
          <w:szCs w:val="21"/>
        </w:rPr>
      </w:pPr>
    </w:p>
    <w:p w14:paraId="66062D4F">
      <w:pPr>
        <w:pStyle w:val="12"/>
        <w:tabs>
          <w:tab w:val="left" w:pos="720"/>
        </w:tabs>
        <w:spacing w:line="360" w:lineRule="auto"/>
        <w:ind w:left="420" w:firstLine="0" w:firstLineChars="0"/>
        <w:rPr>
          <w:rFonts w:hint="eastAsia"/>
          <w:szCs w:val="21"/>
        </w:rPr>
      </w:pPr>
    </w:p>
    <w:p w14:paraId="0D00E730">
      <w:pPr>
        <w:pStyle w:val="12"/>
        <w:tabs>
          <w:tab w:val="left" w:pos="720"/>
        </w:tabs>
        <w:spacing w:line="360" w:lineRule="auto"/>
        <w:ind w:left="420" w:firstLine="0" w:firstLineChars="0"/>
        <w:rPr>
          <w:rFonts w:hint="eastAsia"/>
          <w:szCs w:val="21"/>
        </w:rPr>
      </w:pPr>
    </w:p>
    <w:p w14:paraId="56324109">
      <w:pPr>
        <w:pStyle w:val="12"/>
        <w:tabs>
          <w:tab w:val="left" w:pos="720"/>
        </w:tabs>
        <w:spacing w:line="360" w:lineRule="auto"/>
        <w:ind w:left="420" w:firstLine="0" w:firstLineChars="0"/>
        <w:rPr>
          <w:rFonts w:hint="eastAsia"/>
          <w:szCs w:val="21"/>
        </w:rPr>
      </w:pPr>
    </w:p>
    <w:p w14:paraId="2DF32419">
      <w:pPr>
        <w:pStyle w:val="12"/>
        <w:tabs>
          <w:tab w:val="left" w:pos="720"/>
        </w:tabs>
        <w:spacing w:line="360" w:lineRule="auto"/>
        <w:ind w:left="420" w:firstLine="0" w:firstLineChars="0"/>
        <w:rPr>
          <w:rFonts w:hint="eastAsia"/>
          <w:szCs w:val="21"/>
        </w:rPr>
      </w:pPr>
    </w:p>
    <w:p w14:paraId="2DAA6D20">
      <w:pPr>
        <w:rPr>
          <w:rFonts w:hint="eastAsia"/>
        </w:rPr>
      </w:pPr>
      <w:r>
        <w:rPr>
          <w:rFonts w:hint="eastAsia"/>
        </w:rPr>
        <w:t>2.记录下表</w:t>
      </w:r>
    </w:p>
    <w:p w14:paraId="3DBFCAB7">
      <w:pPr>
        <w:spacing w:line="400" w:lineRule="exact"/>
        <w:jc w:val="center"/>
        <w:rPr>
          <w:rFonts w:hint="eastAsia"/>
          <w:bCs/>
          <w:sz w:val="21"/>
          <w:szCs w:val="21"/>
        </w:rPr>
      </w:pPr>
      <w:bookmarkStart w:id="2" w:name="_Toc180577079"/>
      <w:r>
        <w:rPr>
          <w:rFonts w:hint="eastAsia"/>
          <w:bCs/>
          <w:sz w:val="21"/>
          <w:szCs w:val="21"/>
        </w:rPr>
        <w:t>表2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1369"/>
        <w:gridCol w:w="1226"/>
        <w:gridCol w:w="1078"/>
        <w:gridCol w:w="1172"/>
      </w:tblGrid>
      <w:tr w14:paraId="0E4EA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1215" w:type="dxa"/>
            <w:vAlign w:val="center"/>
          </w:tcPr>
          <w:p w14:paraId="362B3FCD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驱动频率</w:t>
            </w:r>
          </w:p>
        </w:tc>
        <w:tc>
          <w:tcPr>
            <w:tcW w:w="1369" w:type="dxa"/>
            <w:vAlign w:val="center"/>
          </w:tcPr>
          <w:p w14:paraId="6D48416F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</w:t>
            </w:r>
          </w:p>
        </w:tc>
        <w:tc>
          <w:tcPr>
            <w:tcW w:w="1226" w:type="dxa"/>
            <w:vAlign w:val="center"/>
          </w:tcPr>
          <w:p w14:paraId="684DCEB7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Φ</w:t>
            </w:r>
            <w:r>
              <w:rPr>
                <w:rFonts w:hint="eastAsia"/>
                <w:sz w:val="21"/>
                <w:szCs w:val="21"/>
                <w:vertAlign w:val="subscript"/>
              </w:rPr>
              <w:t>1</w:t>
            </w:r>
          </w:p>
        </w:tc>
        <w:tc>
          <w:tcPr>
            <w:tcW w:w="1078" w:type="dxa"/>
            <w:vAlign w:val="center"/>
          </w:tcPr>
          <w:p w14:paraId="1799A79D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Φ</w:t>
            </w:r>
            <w:r>
              <w:rPr>
                <w:rFonts w:hint="eastAsia"/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1172" w:type="dxa"/>
            <w:vAlign w:val="center"/>
          </w:tcPr>
          <w:p w14:paraId="074FF0AA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Φ</w:t>
            </w:r>
            <w:r>
              <w:rPr>
                <w:rFonts w:hint="eastAsia"/>
                <w:sz w:val="21"/>
                <w:szCs w:val="21"/>
                <w:vertAlign w:val="subscript"/>
              </w:rPr>
              <w:t>R</w:t>
            </w:r>
          </w:p>
        </w:tc>
      </w:tr>
      <w:tr w14:paraId="57D23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1215" w:type="dxa"/>
            <w:vMerge w:val="restart"/>
            <w:vAlign w:val="center"/>
          </w:tcPr>
          <w:p w14:paraId="4AD185A6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1档</w:t>
            </w:r>
          </w:p>
        </w:tc>
        <w:tc>
          <w:tcPr>
            <w:tcW w:w="1369" w:type="dxa"/>
            <w:vAlign w:val="center"/>
          </w:tcPr>
          <w:p w14:paraId="7EC5715F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周期（</w:t>
            </w:r>
            <w:r>
              <w:rPr>
                <w:sz w:val="21"/>
                <w:szCs w:val="21"/>
              </w:rPr>
              <w:t>u</w:t>
            </w:r>
            <w:r>
              <w:rPr>
                <w:rFonts w:hint="eastAsia"/>
                <w:sz w:val="21"/>
                <w:szCs w:val="21"/>
              </w:rPr>
              <w:t>s）</w:t>
            </w:r>
          </w:p>
        </w:tc>
        <w:tc>
          <w:tcPr>
            <w:tcW w:w="1226" w:type="dxa"/>
            <w:vAlign w:val="center"/>
          </w:tcPr>
          <w:p w14:paraId="710144F3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8.20</w:t>
            </w:r>
          </w:p>
        </w:tc>
        <w:tc>
          <w:tcPr>
            <w:tcW w:w="1078" w:type="dxa"/>
            <w:vAlign w:val="center"/>
          </w:tcPr>
          <w:p w14:paraId="2C58E7D2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8.20</w:t>
            </w:r>
          </w:p>
        </w:tc>
        <w:tc>
          <w:tcPr>
            <w:tcW w:w="1172" w:type="dxa"/>
            <w:vAlign w:val="center"/>
          </w:tcPr>
          <w:p w14:paraId="5696053B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4.12</w:t>
            </w:r>
          </w:p>
        </w:tc>
      </w:tr>
      <w:tr w14:paraId="21F34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3" w:hRule="atLeast"/>
          <w:jc w:val="center"/>
        </w:trPr>
        <w:tc>
          <w:tcPr>
            <w:tcW w:w="1215" w:type="dxa"/>
            <w:vMerge w:val="continue"/>
            <w:vAlign w:val="center"/>
          </w:tcPr>
          <w:p w14:paraId="505111C4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9" w:type="dxa"/>
            <w:vAlign w:val="center"/>
          </w:tcPr>
          <w:p w14:paraId="69EE8AB8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频率（Hz）</w:t>
            </w:r>
          </w:p>
        </w:tc>
        <w:tc>
          <w:tcPr>
            <w:tcW w:w="1226" w:type="dxa"/>
            <w:vAlign w:val="center"/>
          </w:tcPr>
          <w:p w14:paraId="3B3B6DE5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122.0k</w:t>
            </w:r>
          </w:p>
        </w:tc>
        <w:tc>
          <w:tcPr>
            <w:tcW w:w="1078" w:type="dxa"/>
            <w:vAlign w:val="center"/>
          </w:tcPr>
          <w:p w14:paraId="6F45E3CA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122.0k</w:t>
            </w:r>
          </w:p>
        </w:tc>
        <w:tc>
          <w:tcPr>
            <w:tcW w:w="1172" w:type="dxa"/>
            <w:vAlign w:val="center"/>
          </w:tcPr>
          <w:p w14:paraId="74FF4849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242.7k</w:t>
            </w:r>
          </w:p>
        </w:tc>
      </w:tr>
      <w:tr w14:paraId="586AF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" w:hRule="atLeast"/>
          <w:jc w:val="center"/>
        </w:trPr>
        <w:tc>
          <w:tcPr>
            <w:tcW w:w="1215" w:type="dxa"/>
            <w:vMerge w:val="continue"/>
            <w:vAlign w:val="center"/>
          </w:tcPr>
          <w:p w14:paraId="0109C279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9" w:type="dxa"/>
            <w:vAlign w:val="center"/>
          </w:tcPr>
          <w:p w14:paraId="4CED9153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幅度（V）</w:t>
            </w:r>
          </w:p>
        </w:tc>
        <w:tc>
          <w:tcPr>
            <w:tcW w:w="1226" w:type="dxa"/>
            <w:vAlign w:val="center"/>
          </w:tcPr>
          <w:p w14:paraId="74C1C016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4.63</w:t>
            </w:r>
          </w:p>
        </w:tc>
        <w:tc>
          <w:tcPr>
            <w:tcW w:w="1078" w:type="dxa"/>
            <w:vAlign w:val="center"/>
          </w:tcPr>
          <w:p w14:paraId="3125CE8B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4.65</w:t>
            </w:r>
          </w:p>
        </w:tc>
        <w:tc>
          <w:tcPr>
            <w:tcW w:w="1172" w:type="dxa"/>
            <w:vAlign w:val="center"/>
          </w:tcPr>
          <w:p w14:paraId="7D4D6B17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4.56</w:t>
            </w:r>
          </w:p>
        </w:tc>
      </w:tr>
      <w:tr w14:paraId="4B4F8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8" w:hRule="atLeast"/>
          <w:jc w:val="center"/>
        </w:trPr>
        <w:tc>
          <w:tcPr>
            <w:tcW w:w="1215" w:type="dxa"/>
            <w:vMerge w:val="restart"/>
            <w:vAlign w:val="center"/>
          </w:tcPr>
          <w:p w14:paraId="7E864E29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2档</w:t>
            </w:r>
          </w:p>
        </w:tc>
        <w:tc>
          <w:tcPr>
            <w:tcW w:w="1369" w:type="dxa"/>
            <w:vAlign w:val="center"/>
          </w:tcPr>
          <w:p w14:paraId="7D81F07E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周期（</w:t>
            </w:r>
            <w:r>
              <w:rPr>
                <w:sz w:val="21"/>
                <w:szCs w:val="21"/>
              </w:rPr>
              <w:t>u</w:t>
            </w:r>
            <w:r>
              <w:rPr>
                <w:rFonts w:hint="eastAsia"/>
                <w:sz w:val="21"/>
                <w:szCs w:val="21"/>
              </w:rPr>
              <w:t>s）</w:t>
            </w:r>
          </w:p>
        </w:tc>
        <w:tc>
          <w:tcPr>
            <w:tcW w:w="1226" w:type="dxa"/>
            <w:vAlign w:val="center"/>
          </w:tcPr>
          <w:p w14:paraId="2E8CD5D0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4.24</w:t>
            </w:r>
          </w:p>
        </w:tc>
        <w:tc>
          <w:tcPr>
            <w:tcW w:w="1078" w:type="dxa"/>
            <w:vAlign w:val="center"/>
          </w:tcPr>
          <w:p w14:paraId="0574DCCF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4.24</w:t>
            </w:r>
          </w:p>
        </w:tc>
        <w:tc>
          <w:tcPr>
            <w:tcW w:w="1172" w:type="dxa"/>
            <w:vAlign w:val="center"/>
          </w:tcPr>
          <w:p w14:paraId="250F6BDF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2.12</w:t>
            </w:r>
          </w:p>
        </w:tc>
      </w:tr>
      <w:tr w14:paraId="7B21D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9" w:hRule="atLeast"/>
          <w:jc w:val="center"/>
        </w:trPr>
        <w:tc>
          <w:tcPr>
            <w:tcW w:w="1215" w:type="dxa"/>
            <w:vMerge w:val="continue"/>
            <w:vAlign w:val="center"/>
          </w:tcPr>
          <w:p w14:paraId="10C23279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9" w:type="dxa"/>
            <w:vAlign w:val="center"/>
          </w:tcPr>
          <w:p w14:paraId="4245EB14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频率（Hz）</w:t>
            </w:r>
          </w:p>
        </w:tc>
        <w:tc>
          <w:tcPr>
            <w:tcW w:w="1226" w:type="dxa"/>
            <w:vAlign w:val="center"/>
          </w:tcPr>
          <w:p w14:paraId="080BF50F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235.8k</w:t>
            </w:r>
          </w:p>
        </w:tc>
        <w:tc>
          <w:tcPr>
            <w:tcW w:w="1078" w:type="dxa"/>
            <w:vAlign w:val="center"/>
          </w:tcPr>
          <w:p w14:paraId="4EB043C3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235.8k</w:t>
            </w:r>
          </w:p>
        </w:tc>
        <w:tc>
          <w:tcPr>
            <w:tcW w:w="1172" w:type="dxa"/>
            <w:vAlign w:val="center"/>
          </w:tcPr>
          <w:p w14:paraId="04FAEE4F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471.7</w:t>
            </w:r>
          </w:p>
        </w:tc>
      </w:tr>
      <w:tr w14:paraId="64214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5" w:hRule="atLeast"/>
          <w:jc w:val="center"/>
        </w:trPr>
        <w:tc>
          <w:tcPr>
            <w:tcW w:w="1215" w:type="dxa"/>
            <w:vMerge w:val="continue"/>
            <w:vAlign w:val="center"/>
          </w:tcPr>
          <w:p w14:paraId="6EDDD151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9" w:type="dxa"/>
            <w:vAlign w:val="center"/>
          </w:tcPr>
          <w:p w14:paraId="1AD15BCB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幅度（V）</w:t>
            </w:r>
          </w:p>
        </w:tc>
        <w:tc>
          <w:tcPr>
            <w:tcW w:w="1226" w:type="dxa"/>
            <w:vAlign w:val="center"/>
          </w:tcPr>
          <w:p w14:paraId="339EB1F8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4.66</w:t>
            </w:r>
          </w:p>
        </w:tc>
        <w:tc>
          <w:tcPr>
            <w:tcW w:w="1078" w:type="dxa"/>
            <w:vAlign w:val="center"/>
          </w:tcPr>
          <w:p w14:paraId="73300C35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4.67</w:t>
            </w:r>
          </w:p>
        </w:tc>
        <w:tc>
          <w:tcPr>
            <w:tcW w:w="1172" w:type="dxa"/>
            <w:vAlign w:val="center"/>
          </w:tcPr>
          <w:p w14:paraId="67DA0616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4.77</w:t>
            </w:r>
          </w:p>
        </w:tc>
      </w:tr>
      <w:tr w14:paraId="53C7D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0" w:hRule="atLeast"/>
          <w:jc w:val="center"/>
        </w:trPr>
        <w:tc>
          <w:tcPr>
            <w:tcW w:w="1215" w:type="dxa"/>
            <w:vMerge w:val="restart"/>
            <w:vAlign w:val="center"/>
          </w:tcPr>
          <w:p w14:paraId="018C9EDC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3档</w:t>
            </w:r>
          </w:p>
        </w:tc>
        <w:tc>
          <w:tcPr>
            <w:tcW w:w="1369" w:type="dxa"/>
            <w:vAlign w:val="center"/>
          </w:tcPr>
          <w:p w14:paraId="2F8D684D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周期（</w:t>
            </w:r>
            <w:r>
              <w:rPr>
                <w:sz w:val="21"/>
                <w:szCs w:val="21"/>
              </w:rPr>
              <w:t>u</w:t>
            </w:r>
            <w:r>
              <w:rPr>
                <w:rFonts w:hint="eastAsia"/>
                <w:sz w:val="21"/>
                <w:szCs w:val="21"/>
              </w:rPr>
              <w:t>s）</w:t>
            </w:r>
          </w:p>
        </w:tc>
        <w:tc>
          <w:tcPr>
            <w:tcW w:w="1226" w:type="dxa"/>
            <w:vAlign w:val="center"/>
          </w:tcPr>
          <w:p w14:paraId="7F2C213E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2.16</w:t>
            </w:r>
          </w:p>
        </w:tc>
        <w:tc>
          <w:tcPr>
            <w:tcW w:w="1078" w:type="dxa"/>
            <w:vAlign w:val="center"/>
          </w:tcPr>
          <w:p w14:paraId="40754A2E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2.16</w:t>
            </w:r>
          </w:p>
        </w:tc>
        <w:tc>
          <w:tcPr>
            <w:tcW w:w="1172" w:type="dxa"/>
            <w:vAlign w:val="center"/>
          </w:tcPr>
          <w:p w14:paraId="43DEED52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1.12</w:t>
            </w:r>
          </w:p>
        </w:tc>
      </w:tr>
      <w:tr w14:paraId="29B62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215" w:type="dxa"/>
            <w:vMerge w:val="continue"/>
            <w:vAlign w:val="center"/>
          </w:tcPr>
          <w:p w14:paraId="3F9E94D8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9" w:type="dxa"/>
            <w:vAlign w:val="center"/>
          </w:tcPr>
          <w:p w14:paraId="31B72356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频率（Hz）</w:t>
            </w:r>
          </w:p>
        </w:tc>
        <w:tc>
          <w:tcPr>
            <w:tcW w:w="1226" w:type="dxa"/>
            <w:vAlign w:val="center"/>
          </w:tcPr>
          <w:p w14:paraId="5DB98248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463.0k</w:t>
            </w:r>
          </w:p>
        </w:tc>
        <w:tc>
          <w:tcPr>
            <w:tcW w:w="1078" w:type="dxa"/>
            <w:vAlign w:val="center"/>
          </w:tcPr>
          <w:p w14:paraId="4F75FDF2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463.0k</w:t>
            </w:r>
          </w:p>
        </w:tc>
        <w:tc>
          <w:tcPr>
            <w:tcW w:w="1172" w:type="dxa"/>
            <w:vAlign w:val="center"/>
          </w:tcPr>
          <w:p w14:paraId="07D40008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892.9k</w:t>
            </w:r>
          </w:p>
        </w:tc>
      </w:tr>
      <w:tr w14:paraId="444DB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5" w:hRule="atLeast"/>
          <w:jc w:val="center"/>
        </w:trPr>
        <w:tc>
          <w:tcPr>
            <w:tcW w:w="1215" w:type="dxa"/>
            <w:vMerge w:val="continue"/>
            <w:vAlign w:val="center"/>
          </w:tcPr>
          <w:p w14:paraId="695953B9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9" w:type="dxa"/>
            <w:vAlign w:val="center"/>
          </w:tcPr>
          <w:p w14:paraId="177BD8EF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幅度（V）</w:t>
            </w:r>
          </w:p>
        </w:tc>
        <w:tc>
          <w:tcPr>
            <w:tcW w:w="1226" w:type="dxa"/>
            <w:vAlign w:val="center"/>
          </w:tcPr>
          <w:p w14:paraId="535EFBC1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4.57</w:t>
            </w:r>
          </w:p>
        </w:tc>
        <w:tc>
          <w:tcPr>
            <w:tcW w:w="1078" w:type="dxa"/>
            <w:vAlign w:val="center"/>
          </w:tcPr>
          <w:p w14:paraId="6FFC9781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4.55</w:t>
            </w:r>
          </w:p>
        </w:tc>
        <w:tc>
          <w:tcPr>
            <w:tcW w:w="1172" w:type="dxa"/>
            <w:vAlign w:val="center"/>
          </w:tcPr>
          <w:p w14:paraId="0A9FEE60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4.56</w:t>
            </w:r>
          </w:p>
        </w:tc>
      </w:tr>
      <w:tr w14:paraId="43A86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  <w:jc w:val="center"/>
        </w:trPr>
        <w:tc>
          <w:tcPr>
            <w:tcW w:w="1215" w:type="dxa"/>
            <w:vMerge w:val="restart"/>
            <w:vAlign w:val="center"/>
          </w:tcPr>
          <w:p w14:paraId="3D44B387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4档</w:t>
            </w:r>
          </w:p>
        </w:tc>
        <w:tc>
          <w:tcPr>
            <w:tcW w:w="1369" w:type="dxa"/>
            <w:vAlign w:val="center"/>
          </w:tcPr>
          <w:p w14:paraId="6DAA9E76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周期（</w:t>
            </w:r>
            <w:r>
              <w:rPr>
                <w:sz w:val="21"/>
                <w:szCs w:val="21"/>
              </w:rPr>
              <w:t>u</w:t>
            </w:r>
            <w:r>
              <w:rPr>
                <w:rFonts w:hint="eastAsia"/>
                <w:sz w:val="21"/>
                <w:szCs w:val="21"/>
              </w:rPr>
              <w:t>s）</w:t>
            </w:r>
          </w:p>
        </w:tc>
        <w:tc>
          <w:tcPr>
            <w:tcW w:w="1226" w:type="dxa"/>
            <w:vAlign w:val="center"/>
          </w:tcPr>
          <w:p w14:paraId="6E06F849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1.60</w:t>
            </w:r>
          </w:p>
        </w:tc>
        <w:tc>
          <w:tcPr>
            <w:tcW w:w="1078" w:type="dxa"/>
            <w:vAlign w:val="center"/>
          </w:tcPr>
          <w:p w14:paraId="1B483D33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1.60</w:t>
            </w:r>
          </w:p>
        </w:tc>
        <w:tc>
          <w:tcPr>
            <w:tcW w:w="1172" w:type="dxa"/>
            <w:vAlign w:val="center"/>
          </w:tcPr>
          <w:p w14:paraId="486C7B2E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0.80</w:t>
            </w:r>
          </w:p>
        </w:tc>
      </w:tr>
      <w:tr w14:paraId="6EE87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0" w:hRule="atLeast"/>
          <w:jc w:val="center"/>
        </w:trPr>
        <w:tc>
          <w:tcPr>
            <w:tcW w:w="1215" w:type="dxa"/>
            <w:vMerge w:val="continue"/>
            <w:vAlign w:val="center"/>
          </w:tcPr>
          <w:p w14:paraId="159BC659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9" w:type="dxa"/>
            <w:vAlign w:val="center"/>
          </w:tcPr>
          <w:p w14:paraId="33F66CCC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频率（Hz）</w:t>
            </w:r>
          </w:p>
        </w:tc>
        <w:tc>
          <w:tcPr>
            <w:tcW w:w="1226" w:type="dxa"/>
            <w:vAlign w:val="center"/>
          </w:tcPr>
          <w:p w14:paraId="60DE4040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625.0k</w:t>
            </w:r>
          </w:p>
        </w:tc>
        <w:tc>
          <w:tcPr>
            <w:tcW w:w="1078" w:type="dxa"/>
            <w:vAlign w:val="center"/>
          </w:tcPr>
          <w:p w14:paraId="52078B79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625.0k</w:t>
            </w:r>
          </w:p>
        </w:tc>
        <w:tc>
          <w:tcPr>
            <w:tcW w:w="1172" w:type="dxa"/>
            <w:vAlign w:val="center"/>
          </w:tcPr>
          <w:p w14:paraId="58E10EF3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1.250M</w:t>
            </w:r>
          </w:p>
        </w:tc>
      </w:tr>
      <w:tr w14:paraId="6DDA7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  <w:jc w:val="center"/>
        </w:trPr>
        <w:tc>
          <w:tcPr>
            <w:tcW w:w="1215" w:type="dxa"/>
            <w:vMerge w:val="continue"/>
            <w:vAlign w:val="center"/>
          </w:tcPr>
          <w:p w14:paraId="5076F0E1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9" w:type="dxa"/>
            <w:vAlign w:val="center"/>
          </w:tcPr>
          <w:p w14:paraId="3D1B569C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幅度（V）</w:t>
            </w:r>
          </w:p>
        </w:tc>
        <w:tc>
          <w:tcPr>
            <w:tcW w:w="1226" w:type="dxa"/>
            <w:vAlign w:val="center"/>
          </w:tcPr>
          <w:p w14:paraId="0F9C13CC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4.48</w:t>
            </w:r>
          </w:p>
        </w:tc>
        <w:tc>
          <w:tcPr>
            <w:tcW w:w="1078" w:type="dxa"/>
            <w:vAlign w:val="center"/>
          </w:tcPr>
          <w:p w14:paraId="74CBA32E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4.54</w:t>
            </w:r>
          </w:p>
        </w:tc>
        <w:tc>
          <w:tcPr>
            <w:tcW w:w="1172" w:type="dxa"/>
            <w:vAlign w:val="center"/>
          </w:tcPr>
          <w:p w14:paraId="3F09B81C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4.79</w:t>
            </w:r>
          </w:p>
        </w:tc>
      </w:tr>
      <w:tr w14:paraId="30221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  <w:jc w:val="center"/>
        </w:trPr>
        <w:tc>
          <w:tcPr>
            <w:tcW w:w="1215" w:type="dxa"/>
            <w:vMerge w:val="restart"/>
            <w:vAlign w:val="center"/>
          </w:tcPr>
          <w:p w14:paraId="0DF957F1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5档</w:t>
            </w:r>
          </w:p>
        </w:tc>
        <w:tc>
          <w:tcPr>
            <w:tcW w:w="1369" w:type="dxa"/>
            <w:vAlign w:val="center"/>
          </w:tcPr>
          <w:p w14:paraId="15EBFD43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周期（</w:t>
            </w:r>
            <w:r>
              <w:rPr>
                <w:sz w:val="21"/>
                <w:szCs w:val="21"/>
              </w:rPr>
              <w:t>u</w:t>
            </w:r>
            <w:r>
              <w:rPr>
                <w:rFonts w:hint="eastAsia"/>
                <w:sz w:val="21"/>
                <w:szCs w:val="21"/>
              </w:rPr>
              <w:t>s）</w:t>
            </w:r>
          </w:p>
        </w:tc>
        <w:tc>
          <w:tcPr>
            <w:tcW w:w="1226" w:type="dxa"/>
            <w:vAlign w:val="center"/>
          </w:tcPr>
          <w:p w14:paraId="1A4951B0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1.20</w:t>
            </w:r>
          </w:p>
        </w:tc>
        <w:tc>
          <w:tcPr>
            <w:tcW w:w="1078" w:type="dxa"/>
            <w:vAlign w:val="center"/>
          </w:tcPr>
          <w:p w14:paraId="020A157B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1.20</w:t>
            </w:r>
          </w:p>
        </w:tc>
        <w:tc>
          <w:tcPr>
            <w:tcW w:w="1172" w:type="dxa"/>
            <w:vAlign w:val="center"/>
          </w:tcPr>
          <w:p w14:paraId="424DBB71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0.64</w:t>
            </w:r>
          </w:p>
        </w:tc>
      </w:tr>
      <w:tr w14:paraId="633CF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  <w:jc w:val="center"/>
        </w:trPr>
        <w:tc>
          <w:tcPr>
            <w:tcW w:w="1215" w:type="dxa"/>
            <w:vMerge w:val="continue"/>
            <w:vAlign w:val="center"/>
          </w:tcPr>
          <w:p w14:paraId="5C3A7F6C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9" w:type="dxa"/>
            <w:vAlign w:val="center"/>
          </w:tcPr>
          <w:p w14:paraId="606D8797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频率（Hz）</w:t>
            </w:r>
          </w:p>
        </w:tc>
        <w:tc>
          <w:tcPr>
            <w:tcW w:w="1226" w:type="dxa"/>
            <w:vAlign w:val="center"/>
          </w:tcPr>
          <w:p w14:paraId="2540C793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833.3k</w:t>
            </w:r>
          </w:p>
        </w:tc>
        <w:tc>
          <w:tcPr>
            <w:tcW w:w="1078" w:type="dxa"/>
            <w:vAlign w:val="center"/>
          </w:tcPr>
          <w:p w14:paraId="2D0D2982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833.3k</w:t>
            </w:r>
          </w:p>
        </w:tc>
        <w:tc>
          <w:tcPr>
            <w:tcW w:w="1172" w:type="dxa"/>
            <w:vAlign w:val="center"/>
          </w:tcPr>
          <w:p w14:paraId="54D2ACE7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1.563M</w:t>
            </w:r>
          </w:p>
        </w:tc>
      </w:tr>
      <w:tr w14:paraId="4CA77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  <w:jc w:val="center"/>
        </w:trPr>
        <w:tc>
          <w:tcPr>
            <w:tcW w:w="1215" w:type="dxa"/>
            <w:vMerge w:val="continue"/>
            <w:vAlign w:val="center"/>
          </w:tcPr>
          <w:p w14:paraId="191011F0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9" w:type="dxa"/>
            <w:vAlign w:val="center"/>
          </w:tcPr>
          <w:p w14:paraId="5E0F1417">
            <w:pPr>
              <w:spacing w:line="400" w:lineRule="exact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幅度（V）</w:t>
            </w:r>
          </w:p>
        </w:tc>
        <w:tc>
          <w:tcPr>
            <w:tcW w:w="1226" w:type="dxa"/>
            <w:vAlign w:val="center"/>
          </w:tcPr>
          <w:p w14:paraId="49B140AE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4.56</w:t>
            </w:r>
          </w:p>
        </w:tc>
        <w:tc>
          <w:tcPr>
            <w:tcW w:w="1078" w:type="dxa"/>
            <w:vAlign w:val="center"/>
          </w:tcPr>
          <w:p w14:paraId="3BFA3B57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4.54</w:t>
            </w:r>
          </w:p>
        </w:tc>
        <w:tc>
          <w:tcPr>
            <w:tcW w:w="1172" w:type="dxa"/>
            <w:vAlign w:val="center"/>
          </w:tcPr>
          <w:p w14:paraId="138837D3">
            <w:pPr>
              <w:spacing w:line="400" w:lineRule="exact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4.84</w:t>
            </w:r>
          </w:p>
        </w:tc>
      </w:tr>
    </w:tbl>
    <w:p w14:paraId="3E469D71">
      <w:pPr>
        <w:rPr>
          <w:rFonts w:hint="eastAsia"/>
        </w:rPr>
      </w:pPr>
    </w:p>
    <w:p w14:paraId="0C3D748A">
      <w:pPr>
        <w:spacing w:line="360" w:lineRule="auto"/>
        <w:rPr>
          <w:b/>
          <w:bCs/>
        </w:rPr>
      </w:pPr>
    </w:p>
    <w:p w14:paraId="390D59AB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>线性</w:t>
      </w:r>
      <w:r>
        <w:rPr>
          <w:b/>
          <w:bCs/>
        </w:rPr>
        <w:t>CCD</w:t>
      </w:r>
      <w:r>
        <w:rPr>
          <w:rFonts w:hint="eastAsia"/>
          <w:b/>
          <w:bCs/>
        </w:rPr>
        <w:t>输出信号观测试验</w:t>
      </w:r>
      <w:bookmarkEnd w:id="2"/>
    </w:p>
    <w:p w14:paraId="390DCC7E">
      <w:pPr>
        <w:pStyle w:val="12"/>
        <w:numPr>
          <w:ilvl w:val="0"/>
          <w:numId w:val="4"/>
        </w:numPr>
        <w:spacing w:line="360" w:lineRule="auto"/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用CH1探头测量Φ</w:t>
      </w:r>
      <w:r>
        <w:rPr>
          <w:szCs w:val="21"/>
          <w:vertAlign w:val="subscript"/>
        </w:rPr>
        <w:t>SH</w:t>
      </w:r>
      <w:r>
        <w:rPr>
          <w:rFonts w:hint="eastAsia"/>
          <w:szCs w:val="21"/>
        </w:rPr>
        <w:t>并使之同步，用CH2测量输出信号Uo，观测Φ</w:t>
      </w:r>
      <w:r>
        <w:rPr>
          <w:szCs w:val="21"/>
          <w:vertAlign w:val="subscript"/>
        </w:rPr>
        <w:t>SH</w:t>
      </w:r>
      <w:r>
        <w:rPr>
          <w:rFonts w:hint="eastAsia"/>
          <w:szCs w:val="21"/>
        </w:rPr>
        <w:t>与Uo的关系，并记录其波形图。</w:t>
      </w:r>
    </w:p>
    <w:p w14:paraId="70F39AD9">
      <w:pPr>
        <w:pStyle w:val="12"/>
        <w:spacing w:line="360" w:lineRule="auto"/>
        <w:ind w:left="440" w:firstLine="0" w:firstLineChars="0"/>
        <w:rPr>
          <w:rFonts w:hint="eastAsia"/>
          <w:szCs w:val="21"/>
        </w:rPr>
      </w:pPr>
      <w:r>
        <w:rPr>
          <w:rFonts w:hint="eastAsia" w:eastAsia="宋体"/>
          <w:szCs w:val="21"/>
          <w:lang w:eastAsia="zh-CN"/>
        </w:rPr>
        <w:drawing>
          <wp:inline distT="0" distB="0" distL="114300" distR="114300">
            <wp:extent cx="2774315" cy="2080260"/>
            <wp:effectExtent l="0" t="0" r="6985" b="2540"/>
            <wp:docPr id="7" name="图片 7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E7E2">
      <w:pPr>
        <w:pStyle w:val="12"/>
        <w:widowControl/>
        <w:numPr>
          <w:ilvl w:val="0"/>
          <w:numId w:val="4"/>
        </w:numPr>
        <w:spacing w:line="360" w:lineRule="auto"/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文字描述当光强变化时输出信号Uo波形图的变化。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494"/>
        <w:gridCol w:w="2586"/>
        <w:gridCol w:w="3216"/>
      </w:tblGrid>
      <w:tr w14:paraId="3006E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94" w:type="dxa"/>
          </w:tcPr>
          <w:p w14:paraId="7ACF1FF8">
            <w:pPr>
              <w:pStyle w:val="12"/>
              <w:widowControl/>
              <w:spacing w:line="360" w:lineRule="auto"/>
              <w:rPr>
                <w:rFonts w:hint="default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光强强</w:t>
            </w:r>
          </w:p>
        </w:tc>
        <w:tc>
          <w:tcPr>
            <w:tcW w:w="2586" w:type="dxa"/>
          </w:tcPr>
          <w:p w14:paraId="45173617">
            <w:pPr>
              <w:pStyle w:val="12"/>
              <w:widowControl/>
              <w:spacing w:line="360" w:lineRule="auto"/>
              <w:rPr>
                <w:rFonts w:hint="default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光强适中</w:t>
            </w:r>
          </w:p>
        </w:tc>
        <w:tc>
          <w:tcPr>
            <w:tcW w:w="3216" w:type="dxa"/>
          </w:tcPr>
          <w:p w14:paraId="425F3846">
            <w:pPr>
              <w:pStyle w:val="12"/>
              <w:widowControl/>
              <w:spacing w:line="360" w:lineRule="auto"/>
              <w:rPr>
                <w:rFonts w:hint="default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光强弱</w:t>
            </w:r>
          </w:p>
        </w:tc>
      </w:tr>
      <w:tr w14:paraId="30219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94" w:type="dxa"/>
          </w:tcPr>
          <w:p w14:paraId="28010067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  <w:r>
              <w:rPr>
                <w:rFonts w:hint="eastAsia" w:eastAsia="宋体"/>
                <w:szCs w:val="21"/>
                <w:vertAlign w:val="baseline"/>
                <w:lang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177165</wp:posOffset>
                  </wp:positionV>
                  <wp:extent cx="1480820" cy="1110615"/>
                  <wp:effectExtent l="0" t="0" r="5080" b="6985"/>
                  <wp:wrapNone/>
                  <wp:docPr id="9" name="图片 9" descr="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820" cy="111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86" w:type="dxa"/>
          </w:tcPr>
          <w:p w14:paraId="680DBE91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  <w:r>
              <w:rPr>
                <w:rFonts w:hint="eastAsia" w:eastAsia="宋体"/>
                <w:szCs w:val="21"/>
                <w:vertAlign w:val="baseline"/>
                <w:lang w:eastAsia="zh-C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249555</wp:posOffset>
                  </wp:positionV>
                  <wp:extent cx="1467485" cy="1100455"/>
                  <wp:effectExtent l="0" t="0" r="5715" b="4445"/>
                  <wp:wrapNone/>
                  <wp:docPr id="10" name="图片 10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5" cy="110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3126D7A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</w:p>
          <w:p w14:paraId="662890E0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</w:p>
          <w:p w14:paraId="17285303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</w:p>
          <w:p w14:paraId="2F37FBF4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</w:p>
        </w:tc>
        <w:tc>
          <w:tcPr>
            <w:tcW w:w="3216" w:type="dxa"/>
          </w:tcPr>
          <w:p w14:paraId="75344AE8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  <w:r>
              <w:rPr>
                <w:rFonts w:hint="eastAsia" w:eastAsia="宋体"/>
                <w:szCs w:val="21"/>
                <w:vertAlign w:val="baseline"/>
                <w:lang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153670</wp:posOffset>
                  </wp:positionV>
                  <wp:extent cx="1590040" cy="1191895"/>
                  <wp:effectExtent l="0" t="0" r="10160" b="1905"/>
                  <wp:wrapNone/>
                  <wp:docPr id="12" name="图片 12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40" cy="119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AE3F5F5">
      <w:pPr>
        <w:pStyle w:val="12"/>
        <w:widowControl/>
        <w:spacing w:line="360" w:lineRule="auto"/>
        <w:ind w:left="0" w:leftChars="0" w:firstLine="0" w:firstLineChars="0"/>
        <w:rPr>
          <w:rFonts w:hint="eastAsia" w:eastAsia="宋体"/>
          <w:szCs w:val="21"/>
          <w:lang w:eastAsia="zh-CN"/>
        </w:rPr>
      </w:pPr>
      <w:r>
        <w:rPr>
          <w:rFonts w:hint="eastAsia"/>
          <w:szCs w:val="21"/>
          <w:lang w:val="en-US" w:eastAsia="zh-CN"/>
        </w:rPr>
        <w:t>答：随着光强的减弱，Uo的幅值减小，同时方波的边缘也变得不规整，波形失真，但是弧口仍然存在。</w:t>
      </w:r>
    </w:p>
    <w:p w14:paraId="32DDB020">
      <w:pPr>
        <w:pStyle w:val="12"/>
        <w:widowControl/>
        <w:numPr>
          <w:ilvl w:val="0"/>
          <w:numId w:val="4"/>
        </w:numPr>
        <w:spacing w:line="360" w:lineRule="auto"/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文字描述驱动频率与输出信号的变化关系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586"/>
        <w:gridCol w:w="3216"/>
      </w:tblGrid>
      <w:tr w14:paraId="49EBE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 w14:paraId="1FA7084D">
            <w:pPr>
              <w:pStyle w:val="12"/>
              <w:widowControl/>
              <w:spacing w:line="360" w:lineRule="auto"/>
              <w:rPr>
                <w:rFonts w:hint="default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驱动频率低</w:t>
            </w:r>
          </w:p>
        </w:tc>
        <w:tc>
          <w:tcPr>
            <w:tcW w:w="2586" w:type="dxa"/>
          </w:tcPr>
          <w:p w14:paraId="13907003">
            <w:pPr>
              <w:pStyle w:val="12"/>
              <w:widowControl/>
              <w:spacing w:line="360" w:lineRule="auto"/>
              <w:rPr>
                <w:rFonts w:hint="default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驱动频率适中</w:t>
            </w:r>
          </w:p>
        </w:tc>
        <w:tc>
          <w:tcPr>
            <w:tcW w:w="3216" w:type="dxa"/>
          </w:tcPr>
          <w:p w14:paraId="53E43722">
            <w:pPr>
              <w:pStyle w:val="12"/>
              <w:widowControl/>
              <w:spacing w:line="360" w:lineRule="auto"/>
              <w:rPr>
                <w:rFonts w:hint="default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驱动频率高</w:t>
            </w:r>
          </w:p>
        </w:tc>
      </w:tr>
      <w:tr w14:paraId="37756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 w14:paraId="6062AA7E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  <w:r>
              <w:rPr>
                <w:rFonts w:hint="eastAsia" w:eastAsia="宋体"/>
                <w:szCs w:val="21"/>
                <w:vertAlign w:val="baseline"/>
                <w:lang w:eastAsia="zh-C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149860</wp:posOffset>
                  </wp:positionV>
                  <wp:extent cx="1441450" cy="1080770"/>
                  <wp:effectExtent l="0" t="0" r="6350" b="11430"/>
                  <wp:wrapNone/>
                  <wp:docPr id="16" name="图片 16" descr="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1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108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86" w:type="dxa"/>
          </w:tcPr>
          <w:p w14:paraId="50BF2AA8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  <w:r>
              <w:rPr>
                <w:rFonts w:hint="eastAsia" w:eastAsia="宋体"/>
                <w:szCs w:val="21"/>
                <w:vertAlign w:val="baseline"/>
                <w:lang w:eastAsia="zh-CN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141605</wp:posOffset>
                  </wp:positionV>
                  <wp:extent cx="1496060" cy="1121410"/>
                  <wp:effectExtent l="0" t="0" r="2540" b="8890"/>
                  <wp:wrapNone/>
                  <wp:docPr id="17" name="图片 17" descr="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1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5FFDEA9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</w:p>
          <w:p w14:paraId="20A55FFB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</w:p>
          <w:p w14:paraId="04CB14E3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</w:p>
          <w:p w14:paraId="0C79BA59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</w:p>
        </w:tc>
        <w:tc>
          <w:tcPr>
            <w:tcW w:w="3216" w:type="dxa"/>
          </w:tcPr>
          <w:p w14:paraId="63974064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  <w:r>
              <w:rPr>
                <w:rFonts w:hint="eastAsia" w:eastAsia="宋体"/>
                <w:szCs w:val="21"/>
                <w:vertAlign w:val="baseline"/>
                <w:lang w:eastAsia="zh-CN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108585</wp:posOffset>
                  </wp:positionV>
                  <wp:extent cx="1587500" cy="1190625"/>
                  <wp:effectExtent l="0" t="0" r="0" b="3175"/>
                  <wp:wrapNone/>
                  <wp:docPr id="18" name="图片 18" descr="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2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7B8174D">
      <w:pPr>
        <w:pStyle w:val="12"/>
        <w:widowControl/>
        <w:spacing w:line="360" w:lineRule="auto"/>
        <w:ind w:left="0" w:leftChars="0" w:firstLine="0" w:firstLineChars="0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答：随着驱动频率的提高，Uo的占空比减小，同时方波的边缘也变得不规整，波形失真，但是弧口仍然存在，且变得更加明显。</w:t>
      </w:r>
    </w:p>
    <w:p w14:paraId="13628B1E">
      <w:pPr>
        <w:pStyle w:val="12"/>
        <w:widowControl/>
        <w:numPr>
          <w:ilvl w:val="0"/>
          <w:numId w:val="4"/>
        </w:numPr>
        <w:spacing w:line="360" w:lineRule="auto"/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文字描述积分时间与输出信号的变化关系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586"/>
        <w:gridCol w:w="3216"/>
      </w:tblGrid>
      <w:tr w14:paraId="77FAC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 w14:paraId="5867FCA8">
            <w:pPr>
              <w:pStyle w:val="12"/>
              <w:widowControl/>
              <w:spacing w:line="360" w:lineRule="auto"/>
              <w:rPr>
                <w:rFonts w:hint="default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积分时间短</w:t>
            </w:r>
          </w:p>
        </w:tc>
        <w:tc>
          <w:tcPr>
            <w:tcW w:w="2586" w:type="dxa"/>
          </w:tcPr>
          <w:p w14:paraId="0CA96781">
            <w:pPr>
              <w:pStyle w:val="12"/>
              <w:widowControl/>
              <w:spacing w:line="360" w:lineRule="auto"/>
              <w:rPr>
                <w:rFonts w:hint="default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积分时间适中</w:t>
            </w:r>
          </w:p>
        </w:tc>
        <w:tc>
          <w:tcPr>
            <w:tcW w:w="3216" w:type="dxa"/>
          </w:tcPr>
          <w:p w14:paraId="75E16D96">
            <w:pPr>
              <w:pStyle w:val="12"/>
              <w:widowControl/>
              <w:spacing w:line="360" w:lineRule="auto"/>
              <w:rPr>
                <w:rFonts w:hint="default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积分时间长</w:t>
            </w:r>
          </w:p>
        </w:tc>
      </w:tr>
      <w:tr w14:paraId="29F7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 w14:paraId="5A48F814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  <w:r>
              <w:rPr>
                <w:rFonts w:hint="eastAsia" w:eastAsia="宋体"/>
                <w:szCs w:val="21"/>
                <w:vertAlign w:val="baseline"/>
                <w:lang w:eastAsia="zh-CN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107315</wp:posOffset>
                  </wp:positionV>
                  <wp:extent cx="1441450" cy="1080770"/>
                  <wp:effectExtent l="0" t="0" r="6350" b="11430"/>
                  <wp:wrapNone/>
                  <wp:docPr id="22" name="图片 22" descr="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2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108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86" w:type="dxa"/>
          </w:tcPr>
          <w:p w14:paraId="527449F1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  <w:r>
              <w:rPr>
                <w:rFonts w:hint="eastAsia" w:eastAsia="宋体"/>
                <w:szCs w:val="21"/>
                <w:vertAlign w:val="baseline"/>
                <w:lang w:eastAsia="zh-CN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182245</wp:posOffset>
                  </wp:positionV>
                  <wp:extent cx="1496060" cy="1121410"/>
                  <wp:effectExtent l="0" t="0" r="2540" b="8890"/>
                  <wp:wrapNone/>
                  <wp:docPr id="23" name="图片 23" descr="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2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CA701EE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</w:p>
          <w:p w14:paraId="57040259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</w:p>
          <w:p w14:paraId="49C99827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</w:p>
          <w:p w14:paraId="6E5E1290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</w:p>
        </w:tc>
        <w:tc>
          <w:tcPr>
            <w:tcW w:w="3216" w:type="dxa"/>
          </w:tcPr>
          <w:p w14:paraId="1105CC65">
            <w:pPr>
              <w:pStyle w:val="12"/>
              <w:widowControl/>
              <w:spacing w:line="360" w:lineRule="auto"/>
              <w:rPr>
                <w:rFonts w:hint="eastAsia" w:eastAsia="宋体"/>
                <w:szCs w:val="21"/>
                <w:vertAlign w:val="baseline"/>
                <w:lang w:eastAsia="zh-CN"/>
              </w:rPr>
            </w:pPr>
            <w:r>
              <w:rPr>
                <w:rFonts w:hint="eastAsia" w:eastAsia="宋体"/>
                <w:szCs w:val="21"/>
                <w:vertAlign w:val="baseline"/>
                <w:lang w:eastAsia="zh-CN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87630</wp:posOffset>
                  </wp:positionV>
                  <wp:extent cx="1506220" cy="1129665"/>
                  <wp:effectExtent l="0" t="0" r="5080" b="635"/>
                  <wp:wrapNone/>
                  <wp:docPr id="24" name="图片 24" descr="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2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220" cy="112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F7B0BF0">
      <w:pPr>
        <w:pStyle w:val="12"/>
        <w:widowControl/>
        <w:spacing w:line="360" w:lineRule="auto"/>
        <w:ind w:left="0" w:leftChars="0" w:firstLine="0" w:firstLineChars="0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答：随着积分时间的变长，Uo</w:t>
      </w:r>
      <w:bookmarkStart w:id="4" w:name="_GoBack"/>
      <w:bookmarkEnd w:id="4"/>
      <w:r>
        <w:rPr>
          <w:rFonts w:hint="eastAsia"/>
          <w:szCs w:val="21"/>
          <w:lang w:val="en-US" w:eastAsia="zh-CN"/>
        </w:rPr>
        <w:t>的幅值几乎不变，但是占空比变小，同时弧口仍然存在。</w:t>
      </w:r>
    </w:p>
    <w:p w14:paraId="39E83F0C">
      <w:pPr>
        <w:pStyle w:val="12"/>
        <w:widowControl/>
        <w:numPr>
          <w:numId w:val="0"/>
        </w:numPr>
        <w:spacing w:line="360" w:lineRule="auto"/>
        <w:ind w:leftChars="0"/>
        <w:rPr>
          <w:rFonts w:hint="eastAsia"/>
          <w:szCs w:val="21"/>
        </w:rPr>
      </w:pPr>
    </w:p>
    <w:p w14:paraId="261BA306">
      <w:pPr>
        <w:jc w:val="center"/>
        <w:rPr>
          <w:rFonts w:hint="eastAsia" w:cs="宋体"/>
          <w:b/>
          <w:color w:val="000000"/>
          <w:szCs w:val="22"/>
          <w:lang w:bidi="ar"/>
        </w:rPr>
      </w:pPr>
    </w:p>
    <w:p w14:paraId="4CF8BF43">
      <w:pPr>
        <w:jc w:val="center"/>
        <w:rPr>
          <w:rFonts w:hint="eastAsia" w:ascii="黑体" w:hAnsi="黑体" w:eastAsia="黑体" w:cs="Times New Roman"/>
          <w:bCs/>
          <w:color w:val="000000"/>
          <w:sz w:val="36"/>
          <w:szCs w:val="36"/>
          <w:lang w:bidi="ar"/>
        </w:rPr>
      </w:pPr>
      <w:r>
        <w:rPr>
          <w:rFonts w:hint="eastAsia" w:ascii="黑体" w:hAnsi="黑体" w:eastAsia="黑体" w:cs="Times New Roman"/>
          <w:bCs/>
          <w:color w:val="000000"/>
          <w:sz w:val="36"/>
          <w:szCs w:val="36"/>
          <w:lang w:bidi="ar"/>
        </w:rPr>
        <w:t>实验三</w:t>
      </w:r>
      <w:r>
        <w:rPr>
          <w:rFonts w:hint="eastAsia" w:ascii="黑体" w:hAnsi="黑体" w:eastAsia="黑体" w:cs="Times New Roman"/>
          <w:bCs/>
          <w:color w:val="000000"/>
          <w:sz w:val="36"/>
          <w:szCs w:val="36"/>
          <w:lang w:bidi="ar"/>
        </w:rPr>
        <w:tab/>
      </w:r>
      <w:r>
        <w:rPr>
          <w:rFonts w:hint="eastAsia" w:ascii="黑体" w:hAnsi="黑体" w:eastAsia="黑体" w:cs="Times New Roman"/>
          <w:bCs/>
          <w:color w:val="000000"/>
          <w:sz w:val="36"/>
          <w:szCs w:val="36"/>
          <w:lang w:bidi="ar"/>
        </w:rPr>
        <w:t>线阵CCD尺寸测量实验</w:t>
      </w:r>
    </w:p>
    <w:p w14:paraId="7DCE5590">
      <w:pPr>
        <w:pStyle w:val="12"/>
        <w:numPr>
          <w:ilvl w:val="0"/>
          <w:numId w:val="5"/>
        </w:numPr>
        <w:snapToGrid w:val="0"/>
        <w:spacing w:before="156" w:beforeLines="50" w:after="156" w:afterLines="50"/>
        <w:ind w:firstLineChars="0"/>
        <w:rPr>
          <w:rFonts w:hint="eastAsia" w:cs="宋体"/>
          <w:b/>
          <w:color w:val="000000"/>
          <w:szCs w:val="22"/>
          <w:lang w:bidi="ar"/>
        </w:rPr>
      </w:pPr>
      <w:r>
        <w:rPr>
          <w:rFonts w:hint="eastAsia" w:cs="宋体"/>
          <w:b/>
          <w:color w:val="000000"/>
          <w:szCs w:val="22"/>
          <w:lang w:bidi="ar"/>
        </w:rPr>
        <w:t>实验操作记录</w:t>
      </w:r>
    </w:p>
    <w:p w14:paraId="089000ED">
      <w:pPr>
        <w:spacing w:line="360" w:lineRule="auto"/>
        <w:rPr>
          <w:rFonts w:hint="eastAsia"/>
          <w:b/>
          <w:bCs/>
        </w:rPr>
      </w:pPr>
      <w:bookmarkStart w:id="3" w:name="_Toc180577082"/>
      <w:r>
        <w:rPr>
          <w:rFonts w:hint="eastAsia"/>
          <w:b/>
          <w:bCs/>
        </w:rPr>
        <w:t>实验1待测物选择黑色物片</w:t>
      </w:r>
      <w:bookmarkEnd w:id="3"/>
    </w:p>
    <w:p w14:paraId="438E0616">
      <w:pPr>
        <w:pStyle w:val="12"/>
        <w:widowControl/>
        <w:numPr>
          <w:ilvl w:val="0"/>
          <w:numId w:val="6"/>
        </w:numPr>
        <w:spacing w:line="360" w:lineRule="auto"/>
        <w:ind w:firstLineChars="0"/>
        <w:rPr>
          <w:rFonts w:hint="eastAsia"/>
          <w:szCs w:val="21"/>
        </w:rPr>
      </w:pPr>
      <w:r>
        <w:rPr>
          <w:szCs w:val="21"/>
        </w:rPr>
        <w:t>截图</w:t>
      </w:r>
      <w:r>
        <w:rPr>
          <w:rFonts w:hint="eastAsia"/>
          <w:szCs w:val="21"/>
        </w:rPr>
        <w:t>记录软件上采集到的</w:t>
      </w:r>
      <w:r>
        <w:rPr>
          <w:rFonts w:hint="eastAsia"/>
          <w:color w:val="FF0000"/>
          <w:szCs w:val="21"/>
        </w:rPr>
        <w:t>物体尺寸测量图。</w:t>
      </w:r>
    </w:p>
    <w:p w14:paraId="2AF97285">
      <w:pPr>
        <w:widowControl/>
        <w:spacing w:line="360" w:lineRule="auto"/>
        <w:rPr>
          <w:rFonts w:hint="eastAsia" w:eastAsia="宋体"/>
          <w:szCs w:val="21"/>
          <w:lang w:eastAsia="zh-CN"/>
        </w:rPr>
      </w:pPr>
      <w:r>
        <w:rPr>
          <w:rFonts w:hint="eastAsia" w:eastAsia="宋体"/>
          <w:szCs w:val="21"/>
          <w:lang w:eastAsia="zh-CN"/>
        </w:rPr>
        <w:drawing>
          <wp:inline distT="0" distB="0" distL="114300" distR="114300">
            <wp:extent cx="4037965" cy="2272030"/>
            <wp:effectExtent l="0" t="0" r="635" b="1270"/>
            <wp:docPr id="25" name="图片 25" descr="实验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实验3-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815D">
      <w:pPr>
        <w:widowControl/>
        <w:spacing w:line="360" w:lineRule="auto"/>
        <w:rPr>
          <w:rFonts w:hint="eastAsia"/>
          <w:szCs w:val="21"/>
        </w:rPr>
      </w:pPr>
    </w:p>
    <w:p w14:paraId="60249455">
      <w:pPr>
        <w:widowControl/>
        <w:spacing w:line="360" w:lineRule="auto"/>
        <w:rPr>
          <w:rFonts w:hint="eastAsia"/>
          <w:szCs w:val="21"/>
        </w:rPr>
      </w:pPr>
    </w:p>
    <w:p w14:paraId="23091FB6">
      <w:pPr>
        <w:pStyle w:val="12"/>
        <w:numPr>
          <w:ilvl w:val="0"/>
          <w:numId w:val="6"/>
        </w:numPr>
        <w:spacing w:line="360" w:lineRule="auto"/>
        <w:ind w:firstLineChars="0"/>
        <w:rPr>
          <w:rFonts w:hint="eastAsia" w:ascii="Times New Roman" w:hAnsi="Times New Roman" w:cs="Times New Roman"/>
          <w:szCs w:val="21"/>
        </w:rPr>
      </w:pPr>
      <w:r>
        <w:rPr>
          <w:rFonts w:hint="eastAsia"/>
          <w:szCs w:val="21"/>
        </w:rPr>
        <w:t>更换测量件为金属棒，测量物体尺寸（</w:t>
      </w:r>
      <w:r>
        <w:rPr>
          <w:rFonts w:hint="eastAsia"/>
          <w:color w:val="FF0000"/>
          <w:szCs w:val="21"/>
        </w:rPr>
        <w:t>截图记录物体尺寸测量图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drawing>
          <wp:inline distT="0" distB="0" distL="114300" distR="114300">
            <wp:extent cx="3851910" cy="2167255"/>
            <wp:effectExtent l="0" t="0" r="8890" b="4445"/>
            <wp:docPr id="26" name="图片 26" descr="图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3-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434DA6"/>
    <w:multiLevelType w:val="multilevel"/>
    <w:tmpl w:val="0B434DA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9743EA"/>
    <w:multiLevelType w:val="multilevel"/>
    <w:tmpl w:val="0B9743E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C0A59EC"/>
    <w:multiLevelType w:val="multilevel"/>
    <w:tmpl w:val="1C0A59EC"/>
    <w:lvl w:ilvl="0" w:tentative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F7D3692"/>
    <w:multiLevelType w:val="multilevel"/>
    <w:tmpl w:val="1F7D3692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A991C8A"/>
    <w:multiLevelType w:val="multilevel"/>
    <w:tmpl w:val="4A991C8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76416284"/>
    <w:multiLevelType w:val="multilevel"/>
    <w:tmpl w:val="7641628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japaneseCounting"/>
      <w:lvlText w:val="%2、"/>
      <w:lvlJc w:val="left"/>
      <w:pPr>
        <w:ind w:left="116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aoS">
    <w15:presenceInfo w15:providerId="Windows Live" w15:userId="8c391fa93199d3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3DD"/>
    <w:rsid w:val="00001E56"/>
    <w:rsid w:val="00051CA5"/>
    <w:rsid w:val="001273AA"/>
    <w:rsid w:val="001506A1"/>
    <w:rsid w:val="00174061"/>
    <w:rsid w:val="001B64E6"/>
    <w:rsid w:val="00216889"/>
    <w:rsid w:val="00281F49"/>
    <w:rsid w:val="002825BD"/>
    <w:rsid w:val="002D026F"/>
    <w:rsid w:val="002D2030"/>
    <w:rsid w:val="002D7216"/>
    <w:rsid w:val="002F7BCA"/>
    <w:rsid w:val="003058F4"/>
    <w:rsid w:val="00337C67"/>
    <w:rsid w:val="003E6004"/>
    <w:rsid w:val="004E7028"/>
    <w:rsid w:val="005114DC"/>
    <w:rsid w:val="00527F41"/>
    <w:rsid w:val="00561FC4"/>
    <w:rsid w:val="005B0C02"/>
    <w:rsid w:val="005D13CB"/>
    <w:rsid w:val="00606E0C"/>
    <w:rsid w:val="0061064E"/>
    <w:rsid w:val="00646CD2"/>
    <w:rsid w:val="006B5210"/>
    <w:rsid w:val="006D5C64"/>
    <w:rsid w:val="00757918"/>
    <w:rsid w:val="007B73DD"/>
    <w:rsid w:val="008100C3"/>
    <w:rsid w:val="0082047E"/>
    <w:rsid w:val="0087692F"/>
    <w:rsid w:val="009368FD"/>
    <w:rsid w:val="009C0D57"/>
    <w:rsid w:val="00A776CC"/>
    <w:rsid w:val="00A9288E"/>
    <w:rsid w:val="00AE358E"/>
    <w:rsid w:val="00B86FB1"/>
    <w:rsid w:val="00B930FA"/>
    <w:rsid w:val="00B97F53"/>
    <w:rsid w:val="00C47E41"/>
    <w:rsid w:val="00C518DE"/>
    <w:rsid w:val="00C866C9"/>
    <w:rsid w:val="00CA5854"/>
    <w:rsid w:val="00CB0F9B"/>
    <w:rsid w:val="00D109EE"/>
    <w:rsid w:val="00D27C0B"/>
    <w:rsid w:val="00DC147A"/>
    <w:rsid w:val="00DE1E55"/>
    <w:rsid w:val="00E10CD2"/>
    <w:rsid w:val="00E97E51"/>
    <w:rsid w:val="00EC09F1"/>
    <w:rsid w:val="00EE3F5F"/>
    <w:rsid w:val="00FA7808"/>
    <w:rsid w:val="00FB41F7"/>
    <w:rsid w:val="00FF1417"/>
    <w:rsid w:val="6C1F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line="276" w:lineRule="auto"/>
      <w:jc w:val="center"/>
      <w:outlineLvl w:val="0"/>
    </w:pPr>
    <w:rPr>
      <w:rFonts w:ascii="Calibri" w:hAnsi="Calibri" w:cs="Times New Roman"/>
      <w:b/>
      <w:bCs/>
      <w:kern w:val="44"/>
      <w:sz w:val="30"/>
      <w:szCs w:val="44"/>
      <w:lang w:val="zh-CN" w:eastAsia="zh-CN"/>
    </w:rPr>
  </w:style>
  <w:style w:type="paragraph" w:styleId="3">
    <w:name w:val="heading 2"/>
    <w:basedOn w:val="1"/>
    <w:next w:val="1"/>
    <w:link w:val="1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列表段落1"/>
    <w:basedOn w:val="1"/>
    <w:qFormat/>
    <w:uiPriority w:val="34"/>
    <w:pPr>
      <w:widowControl/>
      <w:ind w:firstLine="420" w:firstLineChars="200"/>
      <w:jc w:val="left"/>
    </w:pPr>
    <w:rPr>
      <w:rFonts w:cs="宋体"/>
      <w:kern w:val="0"/>
    </w:rPr>
  </w:style>
  <w:style w:type="character" w:customStyle="1" w:styleId="10">
    <w:name w:val="页眉 字符"/>
    <w:basedOn w:val="8"/>
    <w:link w:val="5"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sz w:val="18"/>
      <w:szCs w:val="18"/>
    </w:rPr>
  </w:style>
  <w:style w:type="paragraph" w:styleId="12">
    <w:name w:val="List Paragraph"/>
    <w:basedOn w:val="1"/>
    <w:qFormat/>
    <w:uiPriority w:val="1"/>
    <w:pPr>
      <w:ind w:firstLine="420" w:firstLineChars="200"/>
    </w:pPr>
  </w:style>
  <w:style w:type="character" w:customStyle="1" w:styleId="13">
    <w:name w:val="标题 1 字符"/>
    <w:basedOn w:val="8"/>
    <w:uiPriority w:val="9"/>
    <w:rPr>
      <w:b/>
      <w:bCs/>
      <w:kern w:val="44"/>
      <w:sz w:val="44"/>
      <w:szCs w:val="44"/>
    </w:rPr>
  </w:style>
  <w:style w:type="character" w:customStyle="1" w:styleId="14">
    <w:name w:val="标题 1 字符1"/>
    <w:link w:val="2"/>
    <w:uiPriority w:val="0"/>
    <w:rPr>
      <w:rFonts w:ascii="Calibri" w:hAnsi="Calibri" w:cs="Times New Roman"/>
      <w:b/>
      <w:bCs/>
      <w:kern w:val="44"/>
      <w:sz w:val="30"/>
      <w:szCs w:val="44"/>
      <w:lang w:val="zh-CN" w:eastAsia="zh-CN"/>
    </w:rPr>
  </w:style>
  <w:style w:type="character" w:customStyle="1" w:styleId="15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6">
    <w:name w:val="Table Paragraph"/>
    <w:basedOn w:val="1"/>
    <w:qFormat/>
    <w:uiPriority w:val="1"/>
    <w:pPr>
      <w:widowControl/>
      <w:jc w:val="left"/>
    </w:pPr>
    <w:rPr>
      <w:rFonts w:ascii="Times New Roman" w:hAnsi="Times New Roman" w:cs="Times New Roman"/>
      <w:kern w:val="0"/>
    </w:rPr>
  </w:style>
  <w:style w:type="character" w:customStyle="1" w:styleId="17">
    <w:name w:val="标题 2 Char"/>
    <w:uiPriority w:val="0"/>
    <w:rPr>
      <w:rFonts w:ascii="Arial" w:hAnsi="Arial" w:eastAsia="宋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439</Words>
  <Characters>480</Characters>
  <Lines>4</Lines>
  <Paragraphs>1</Paragraphs>
  <TotalTime>27</TotalTime>
  <ScaleCrop>false</ScaleCrop>
  <LinksUpToDate>false</LinksUpToDate>
  <CharactersWithSpaces>486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2026-05-26T03:26:00Z</dcterms:created>
  <dc:creator>GaoS</dc:creator>
  <cp:lastModifiedBy>罗模煊</cp:lastModifiedBy>
  <dcterms:modified xsi:type="dcterms:W3CDTF">2026-05-26T12:33:33Z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eyJoZGlkIjoiZjhhMDdkNDJjNmZmNmNlYmYyYjkzM2I2NWU2MWI2YTQiLCJ1c2VySWQiOiI4MDEwNDg4NzYifQ==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1270021405244F64AD1C2482CA1D4814_12</vt:lpwstr>
  </property>
</Properties>
</file>